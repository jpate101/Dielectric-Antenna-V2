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comments.xml" ContentType="application/vnd.openxmlformats-officedocument.wordprocessingml.comments+xml"/>
  <Override PartName="/word/settings.xml" ContentType="application/vnd.openxmlformats-officedocument.wordprocessingml.settings+xml"/>
  <Override PartName="/word/commentsIds.xml" ContentType="application/vnd.openxmlformats-officedocument.wordprocessingml.commentsIds+xml"/>
  <Override PartName="/word/commentsExtended.xml" ContentType="application/vnd.openxmlformats-officedocument.wordprocessingml.commentsExtended+xml"/>
  <Override PartName="/word/webSettings.xml" ContentType="application/vnd.openxmlformats-officedocument.wordprocessingml.webSettings+xml"/>
  <Override PartName="/word/fontTable.xml" ContentType="application/vnd.openxmlformats-officedocument.wordprocessingml.fontTable+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C79451" w14:textId="619617A1" w:rsidR="00152941" w:rsidRPr="009239B2" w:rsidRDefault="00CE3DAF">
      <w:pPr>
        <w:rPr>
          <w:rFonts w:ascii="Times New Roman" w:hAnsi="Times New Roman"/>
          <w:b/>
          <w:sz w:val="24"/>
          <w:szCs w:val="24"/>
        </w:rPr>
      </w:pPr>
      <w:commentRangeStart w:id="0"/>
      <w:r>
        <w:rPr>
          <w:rFonts w:ascii="Times New Roman" w:hAnsi="Times New Roman"/>
          <w:b/>
          <w:sz w:val="24"/>
          <w:szCs w:val="24"/>
        </w:rPr>
        <w:t>D1</w:t>
      </w:r>
      <w:r w:rsidR="00152941" w:rsidRPr="009239B2">
        <w:rPr>
          <w:rFonts w:ascii="Times New Roman" w:hAnsi="Times New Roman"/>
          <w:b/>
          <w:sz w:val="24"/>
          <w:szCs w:val="24"/>
        </w:rPr>
        <w:t xml:space="preserve"> </w:t>
      </w:r>
      <w:r w:rsidR="00FD1BF8" w:rsidRPr="009239B2">
        <w:rPr>
          <w:rFonts w:ascii="Times New Roman" w:hAnsi="Times New Roman"/>
          <w:b/>
          <w:sz w:val="24"/>
          <w:szCs w:val="24"/>
        </w:rPr>
        <w:t>Project Description</w:t>
      </w:r>
      <w:commentRangeEnd w:id="0"/>
      <w:r w:rsidR="00C207D9" w:rsidRPr="009239B2">
        <w:rPr>
          <w:rStyle w:val="CommentReference"/>
          <w:rFonts w:ascii="Times New Roman" w:hAnsi="Times New Roman"/>
          <w:sz w:val="24"/>
          <w:szCs w:val="24"/>
        </w:rPr>
        <w:commentReference w:id="0"/>
      </w:r>
      <w:r w:rsidR="00152941" w:rsidRPr="009239B2">
        <w:rPr>
          <w:rFonts w:ascii="Times New Roman" w:hAnsi="Times New Roman"/>
          <w:b/>
          <w:sz w:val="24"/>
          <w:szCs w:val="24"/>
        </w:rPr>
        <w:t xml:space="preserve"> </w:t>
      </w:r>
    </w:p>
    <w:p w14:paraId="5491ADB5" w14:textId="2086BEDB" w:rsidR="0076133C" w:rsidRPr="009239B2" w:rsidRDefault="00FD1BF8" w:rsidP="0076133C">
      <w:pPr>
        <w:spacing w:after="0"/>
        <w:rPr>
          <w:rFonts w:ascii="Times New Roman" w:hAnsi="Times New Roman"/>
          <w:b/>
          <w:sz w:val="24"/>
          <w:szCs w:val="24"/>
        </w:rPr>
      </w:pPr>
      <w:commentRangeStart w:id="1"/>
      <w:r w:rsidRPr="009239B2">
        <w:rPr>
          <w:rFonts w:ascii="Times New Roman" w:hAnsi="Times New Roman"/>
          <w:b/>
          <w:sz w:val="24"/>
          <w:szCs w:val="24"/>
        </w:rPr>
        <w:t>PROJECT TITLE</w:t>
      </w:r>
      <w:commentRangeEnd w:id="1"/>
      <w:r w:rsidR="00C207D9" w:rsidRPr="009239B2">
        <w:rPr>
          <w:rStyle w:val="CommentReference"/>
          <w:rFonts w:ascii="Times New Roman" w:hAnsi="Times New Roman"/>
          <w:sz w:val="24"/>
          <w:szCs w:val="24"/>
        </w:rPr>
        <w:commentReference w:id="1"/>
      </w:r>
    </w:p>
    <w:p w14:paraId="085993D2" w14:textId="3597F41B" w:rsidR="0017388F" w:rsidRPr="0017388F" w:rsidRDefault="0017388F" w:rsidP="00D7195B">
      <w:pPr>
        <w:spacing w:after="120"/>
        <w:rPr>
          <w:rFonts w:ascii="Times New Roman" w:hAnsi="Times New Roman"/>
          <w:b/>
          <w:sz w:val="24"/>
          <w:szCs w:val="24"/>
        </w:rPr>
      </w:pPr>
      <w:r>
        <w:rPr>
          <w:rFonts w:ascii="Times New Roman" w:hAnsi="Times New Roman"/>
          <w:b/>
          <w:sz w:val="24"/>
          <w:szCs w:val="24"/>
        </w:rPr>
        <w:t xml:space="preserve">Dielectric Sensor System </w:t>
      </w:r>
      <w:r w:rsidR="00672643">
        <w:rPr>
          <w:rFonts w:ascii="Times New Roman" w:hAnsi="Times New Roman"/>
          <w:b/>
          <w:sz w:val="24"/>
          <w:szCs w:val="24"/>
        </w:rPr>
        <w:t xml:space="preserve">for </w:t>
      </w:r>
      <w:r w:rsidRPr="0017388F">
        <w:rPr>
          <w:rFonts w:ascii="Times New Roman" w:hAnsi="Times New Roman"/>
          <w:b/>
          <w:sz w:val="24"/>
          <w:szCs w:val="24"/>
        </w:rPr>
        <w:t xml:space="preserve">Intelligent </w:t>
      </w:r>
      <w:r w:rsidR="00672643">
        <w:rPr>
          <w:rFonts w:ascii="Times New Roman" w:hAnsi="Times New Roman"/>
          <w:b/>
          <w:sz w:val="24"/>
          <w:szCs w:val="24"/>
        </w:rPr>
        <w:t xml:space="preserve">Mud Management using </w:t>
      </w:r>
      <w:del w:id="2" w:author="Author">
        <w:r w:rsidRPr="0017388F" w:rsidDel="007A7AA5">
          <w:rPr>
            <w:rFonts w:ascii="Times New Roman" w:hAnsi="Times New Roman"/>
            <w:b/>
            <w:sz w:val="24"/>
            <w:szCs w:val="24"/>
          </w:rPr>
          <w:delText xml:space="preserve">Amphirols </w:delText>
        </w:r>
      </w:del>
      <w:ins w:id="3" w:author="Author">
        <w:r w:rsidR="007A7AA5">
          <w:rPr>
            <w:rFonts w:ascii="Times New Roman" w:hAnsi="Times New Roman"/>
            <w:b/>
            <w:sz w:val="24"/>
            <w:szCs w:val="24"/>
          </w:rPr>
          <w:t>MudMasters</w:t>
        </w:r>
        <w:r w:rsidR="007A7AA5" w:rsidRPr="00AE62DA">
          <w:rPr>
            <w:rFonts w:ascii="Times New Roman" w:hAnsi="Times New Roman"/>
            <w:b/>
            <w:sz w:val="24"/>
            <w:szCs w:val="24"/>
            <w:vertAlign w:val="superscript"/>
            <w:rPrChange w:id="4" w:author="Author">
              <w:rPr>
                <w:rFonts w:ascii="Times New Roman" w:hAnsi="Times New Roman"/>
                <w:b/>
                <w:sz w:val="24"/>
                <w:szCs w:val="24"/>
              </w:rPr>
            </w:rPrChange>
          </w:rPr>
          <w:t>®</w:t>
        </w:r>
        <w:r w:rsidR="007A7AA5" w:rsidRPr="0017388F">
          <w:rPr>
            <w:rFonts w:ascii="Times New Roman" w:hAnsi="Times New Roman"/>
            <w:b/>
            <w:sz w:val="24"/>
            <w:szCs w:val="24"/>
          </w:rPr>
          <w:t xml:space="preserve"> </w:t>
        </w:r>
      </w:ins>
    </w:p>
    <w:p w14:paraId="58D1785D" w14:textId="77777777" w:rsidR="00AB63F7" w:rsidRPr="009239B2" w:rsidRDefault="00AB63F7" w:rsidP="00AB63F7">
      <w:pPr>
        <w:spacing w:after="0"/>
        <w:rPr>
          <w:rFonts w:ascii="Times New Roman" w:hAnsi="Times New Roman"/>
          <w:b/>
          <w:sz w:val="24"/>
          <w:szCs w:val="24"/>
        </w:rPr>
      </w:pPr>
      <w:commentRangeStart w:id="5"/>
      <w:r w:rsidRPr="009239B2">
        <w:rPr>
          <w:rFonts w:ascii="Times New Roman" w:hAnsi="Times New Roman"/>
          <w:b/>
          <w:sz w:val="24"/>
          <w:szCs w:val="24"/>
        </w:rPr>
        <w:t>PROJECT QUALITY AND INNOVATION</w:t>
      </w:r>
      <w:commentRangeEnd w:id="5"/>
      <w:r w:rsidRPr="009239B2">
        <w:rPr>
          <w:rStyle w:val="CommentReference"/>
          <w:rFonts w:ascii="Times New Roman" w:hAnsi="Times New Roman"/>
          <w:sz w:val="24"/>
          <w:szCs w:val="24"/>
        </w:rPr>
        <w:commentReference w:id="5"/>
      </w:r>
    </w:p>
    <w:p w14:paraId="337B4368" w14:textId="6365923A" w:rsidR="00AB63F7" w:rsidRDefault="00591805" w:rsidP="0076133C">
      <w:pPr>
        <w:spacing w:after="0"/>
        <w:rPr>
          <w:rFonts w:ascii="Times New Roman" w:hAnsi="Times New Roman"/>
          <w:b/>
          <w:sz w:val="24"/>
          <w:szCs w:val="24"/>
        </w:rPr>
      </w:pPr>
      <w:r>
        <w:rPr>
          <w:rFonts w:ascii="Times New Roman" w:hAnsi="Times New Roman"/>
          <w:b/>
          <w:sz w:val="24"/>
          <w:szCs w:val="24"/>
        </w:rPr>
        <w:t>Rational &amp; Aims</w:t>
      </w:r>
    </w:p>
    <w:p w14:paraId="4AA7A10C" w14:textId="1DF51F4F" w:rsidR="00591805" w:rsidRPr="00591805" w:rsidRDefault="00591805" w:rsidP="0076133C">
      <w:pPr>
        <w:spacing w:after="0"/>
        <w:rPr>
          <w:rFonts w:ascii="Times New Roman" w:hAnsi="Times New Roman"/>
          <w:sz w:val="24"/>
          <w:szCs w:val="24"/>
          <w:u w:val="single"/>
        </w:rPr>
      </w:pPr>
      <w:r w:rsidRPr="00591805">
        <w:rPr>
          <w:rFonts w:ascii="Times New Roman" w:hAnsi="Times New Roman"/>
          <w:sz w:val="24"/>
          <w:szCs w:val="24"/>
          <w:u w:val="single"/>
        </w:rPr>
        <w:t>Background</w:t>
      </w:r>
    </w:p>
    <w:p w14:paraId="65A8E04D" w14:textId="471C834B" w:rsidR="0017388F" w:rsidRDefault="00663E8E" w:rsidP="005F2D96">
      <w:pPr>
        <w:spacing w:after="120"/>
        <w:jc w:val="both"/>
        <w:rPr>
          <w:rFonts w:ascii="Times New Roman" w:hAnsi="Times New Roman"/>
          <w:sz w:val="24"/>
          <w:szCs w:val="24"/>
        </w:rPr>
      </w:pPr>
      <w:r w:rsidRPr="00663E8E">
        <w:rPr>
          <w:rFonts w:ascii="Times New Roman" w:hAnsi="Times New Roman"/>
          <w:sz w:val="24"/>
          <w:szCs w:val="24"/>
        </w:rPr>
        <w:t>The mining industry with its worldwide export of important minerals forms the backbone of Australia’s economy</w:t>
      </w:r>
      <w:r w:rsidR="00127345">
        <w:rPr>
          <w:rFonts w:ascii="Times New Roman" w:hAnsi="Times New Roman"/>
          <w:sz w:val="24"/>
          <w:szCs w:val="24"/>
        </w:rPr>
        <w:t xml:space="preserve"> now and in future</w:t>
      </w:r>
      <w:r w:rsidRPr="00663E8E">
        <w:rPr>
          <w:rFonts w:ascii="Times New Roman" w:hAnsi="Times New Roman"/>
          <w:sz w:val="24"/>
          <w:szCs w:val="24"/>
        </w:rPr>
        <w:t>.</w:t>
      </w:r>
      <w:r>
        <w:rPr>
          <w:rFonts w:ascii="Times New Roman" w:hAnsi="Times New Roman"/>
          <w:sz w:val="24"/>
          <w:szCs w:val="24"/>
        </w:rPr>
        <w:t xml:space="preserve"> </w:t>
      </w:r>
      <w:r w:rsidR="00127345">
        <w:rPr>
          <w:rFonts w:ascii="Times New Roman" w:hAnsi="Times New Roman"/>
          <w:sz w:val="24"/>
          <w:szCs w:val="24"/>
        </w:rPr>
        <w:t xml:space="preserve">An inevitable consequence </w:t>
      </w:r>
      <w:r w:rsidR="00007A3B">
        <w:rPr>
          <w:rFonts w:ascii="Times New Roman" w:hAnsi="Times New Roman"/>
          <w:sz w:val="24"/>
          <w:szCs w:val="24"/>
        </w:rPr>
        <w:t xml:space="preserve">of the </w:t>
      </w:r>
      <w:r w:rsidR="0071782A">
        <w:rPr>
          <w:rFonts w:ascii="Times New Roman" w:hAnsi="Times New Roman"/>
          <w:sz w:val="24"/>
          <w:szCs w:val="24"/>
        </w:rPr>
        <w:t>mining operation</w:t>
      </w:r>
      <w:r w:rsidR="00007A3B">
        <w:rPr>
          <w:rFonts w:ascii="Times New Roman" w:hAnsi="Times New Roman"/>
          <w:sz w:val="24"/>
          <w:szCs w:val="24"/>
        </w:rPr>
        <w:t xml:space="preserve"> is </w:t>
      </w:r>
      <w:r w:rsidR="0071782A">
        <w:rPr>
          <w:rFonts w:ascii="Times New Roman" w:hAnsi="Times New Roman"/>
          <w:sz w:val="24"/>
          <w:szCs w:val="24"/>
        </w:rPr>
        <w:t xml:space="preserve">the production of </w:t>
      </w:r>
      <w:r w:rsidR="00007A3B">
        <w:rPr>
          <w:rFonts w:ascii="Times New Roman" w:hAnsi="Times New Roman"/>
          <w:sz w:val="24"/>
          <w:szCs w:val="24"/>
        </w:rPr>
        <w:t xml:space="preserve">mine waste that has to be </w:t>
      </w:r>
      <w:r w:rsidR="00012F97">
        <w:rPr>
          <w:rFonts w:ascii="Times New Roman" w:hAnsi="Times New Roman"/>
          <w:sz w:val="24"/>
          <w:szCs w:val="24"/>
        </w:rPr>
        <w:t xml:space="preserve">safely </w:t>
      </w:r>
      <w:r w:rsidR="00007A3B">
        <w:rPr>
          <w:rFonts w:ascii="Times New Roman" w:hAnsi="Times New Roman"/>
          <w:sz w:val="24"/>
          <w:szCs w:val="24"/>
        </w:rPr>
        <w:t xml:space="preserve">deposited in tailings storage facilities (TSFs). </w:t>
      </w:r>
      <w:r w:rsidR="00007A3B" w:rsidRPr="00007A3B">
        <w:rPr>
          <w:rFonts w:ascii="Times New Roman" w:hAnsi="Times New Roman"/>
          <w:sz w:val="24"/>
          <w:szCs w:val="24"/>
        </w:rPr>
        <w:t xml:space="preserve">The recent failures of </w:t>
      </w:r>
      <w:r w:rsidR="00007A3B">
        <w:rPr>
          <w:rFonts w:ascii="Times New Roman" w:hAnsi="Times New Roman"/>
          <w:sz w:val="24"/>
          <w:szCs w:val="24"/>
        </w:rPr>
        <w:t>some TSFs</w:t>
      </w:r>
      <w:r w:rsidR="00007A3B" w:rsidRPr="00007A3B">
        <w:rPr>
          <w:rFonts w:ascii="Times New Roman" w:hAnsi="Times New Roman"/>
          <w:sz w:val="24"/>
          <w:szCs w:val="24"/>
        </w:rPr>
        <w:t xml:space="preserve"> have once again revealed their structural weaknesses, and the threats that are posed by these unique structures to </w:t>
      </w:r>
      <w:r w:rsidR="00672643">
        <w:rPr>
          <w:rFonts w:ascii="Times New Roman" w:hAnsi="Times New Roman"/>
          <w:sz w:val="24"/>
          <w:szCs w:val="24"/>
        </w:rPr>
        <w:t>human health</w:t>
      </w:r>
      <w:r w:rsidR="00007A3B" w:rsidRPr="00007A3B">
        <w:rPr>
          <w:rFonts w:ascii="Times New Roman" w:hAnsi="Times New Roman"/>
          <w:sz w:val="24"/>
          <w:szCs w:val="24"/>
        </w:rPr>
        <w:t>, our environment and the economy.</w:t>
      </w:r>
      <w:r w:rsidR="00672643">
        <w:rPr>
          <w:rFonts w:ascii="Times New Roman" w:hAnsi="Times New Roman"/>
          <w:sz w:val="24"/>
          <w:szCs w:val="24"/>
        </w:rPr>
        <w:t xml:space="preserve"> </w:t>
      </w:r>
      <w:r w:rsidR="00672643" w:rsidRPr="00672643">
        <w:rPr>
          <w:rFonts w:ascii="Times New Roman" w:hAnsi="Times New Roman"/>
          <w:sz w:val="24"/>
          <w:szCs w:val="24"/>
        </w:rPr>
        <w:t xml:space="preserve">Statistics have proven that TSFs fail more frequently than similar structures used as water storage facilities. The main reason for the higher probability of failure of TSFs is the lack in sufficient compaction of the tailings material during deposition and subsequent consolidation. The threats posed by TSFs could be significantly reduced if the tailings material could be more effectively compacted </w:t>
      </w:r>
      <w:r w:rsidR="0071782A">
        <w:rPr>
          <w:rFonts w:ascii="Times New Roman" w:hAnsi="Times New Roman"/>
          <w:sz w:val="24"/>
          <w:szCs w:val="24"/>
        </w:rPr>
        <w:t xml:space="preserve">ideally </w:t>
      </w:r>
      <w:r w:rsidR="00672643" w:rsidRPr="00672643">
        <w:rPr>
          <w:rFonts w:ascii="Times New Roman" w:hAnsi="Times New Roman"/>
          <w:sz w:val="24"/>
          <w:szCs w:val="24"/>
        </w:rPr>
        <w:t>during deposition.</w:t>
      </w:r>
      <w:r w:rsidR="00672643">
        <w:rPr>
          <w:rFonts w:ascii="Times New Roman" w:hAnsi="Times New Roman"/>
          <w:sz w:val="24"/>
          <w:szCs w:val="24"/>
        </w:rPr>
        <w:t xml:space="preserve"> One increasingly attractive solution </w:t>
      </w:r>
      <w:r w:rsidR="00443BA7">
        <w:rPr>
          <w:rFonts w:ascii="Times New Roman" w:hAnsi="Times New Roman"/>
          <w:sz w:val="24"/>
          <w:szCs w:val="24"/>
        </w:rPr>
        <w:t xml:space="preserve">to accelerate densification </w:t>
      </w:r>
      <w:r w:rsidR="00672643">
        <w:rPr>
          <w:rFonts w:ascii="Times New Roman" w:hAnsi="Times New Roman"/>
          <w:sz w:val="24"/>
          <w:szCs w:val="24"/>
        </w:rPr>
        <w:t>of mine wast</w:t>
      </w:r>
      <w:r w:rsidR="00443BA7">
        <w:rPr>
          <w:rFonts w:ascii="Times New Roman" w:hAnsi="Times New Roman"/>
          <w:sz w:val="24"/>
          <w:szCs w:val="24"/>
        </w:rPr>
        <w:t>e</w:t>
      </w:r>
      <w:r w:rsidR="00672643">
        <w:rPr>
          <w:rFonts w:ascii="Times New Roman" w:hAnsi="Times New Roman"/>
          <w:sz w:val="24"/>
          <w:szCs w:val="24"/>
        </w:rPr>
        <w:t xml:space="preserve"> </w:t>
      </w:r>
      <w:r w:rsidR="000C38DD" w:rsidRPr="00672643">
        <w:rPr>
          <w:rFonts w:ascii="Times New Roman" w:hAnsi="Times New Roman"/>
          <w:sz w:val="24"/>
          <w:szCs w:val="24"/>
        </w:rPr>
        <w:t>already</w:t>
      </w:r>
      <w:r w:rsidR="000C38DD">
        <w:rPr>
          <w:rFonts w:ascii="Times New Roman" w:hAnsi="Times New Roman"/>
          <w:sz w:val="24"/>
          <w:szCs w:val="24"/>
        </w:rPr>
        <w:t xml:space="preserve"> </w:t>
      </w:r>
      <w:r w:rsidR="0071782A">
        <w:rPr>
          <w:rFonts w:ascii="Times New Roman" w:hAnsi="Times New Roman"/>
          <w:sz w:val="24"/>
          <w:szCs w:val="24"/>
        </w:rPr>
        <w:t xml:space="preserve">with </w:t>
      </w:r>
      <w:r w:rsidR="00443BA7">
        <w:rPr>
          <w:rFonts w:ascii="Times New Roman" w:hAnsi="Times New Roman"/>
          <w:sz w:val="24"/>
          <w:szCs w:val="24"/>
        </w:rPr>
        <w:t xml:space="preserve">its </w:t>
      </w:r>
      <w:r w:rsidR="00672643">
        <w:rPr>
          <w:rFonts w:ascii="Times New Roman" w:hAnsi="Times New Roman"/>
          <w:sz w:val="24"/>
          <w:szCs w:val="24"/>
        </w:rPr>
        <w:t>deposition</w:t>
      </w:r>
      <w:r w:rsidR="00443BA7">
        <w:rPr>
          <w:rFonts w:ascii="Times New Roman" w:hAnsi="Times New Roman"/>
          <w:sz w:val="24"/>
          <w:szCs w:val="24"/>
        </w:rPr>
        <w:t xml:space="preserve"> is </w:t>
      </w:r>
      <w:del w:id="6" w:author="Author">
        <w:r w:rsidR="00443BA7" w:rsidDel="00AC1355">
          <w:rPr>
            <w:rFonts w:ascii="Times New Roman" w:hAnsi="Times New Roman"/>
            <w:sz w:val="24"/>
            <w:szCs w:val="24"/>
          </w:rPr>
          <w:delText>mud farming</w:delText>
        </w:r>
      </w:del>
      <w:ins w:id="7" w:author="Author">
        <w:r w:rsidR="00AC1355">
          <w:rPr>
            <w:rFonts w:ascii="Times New Roman" w:hAnsi="Times New Roman"/>
            <w:sz w:val="24"/>
            <w:szCs w:val="24"/>
          </w:rPr>
          <w:t>Accelerated Mechanical Consolidation (AMC)</w:t>
        </w:r>
      </w:ins>
      <w:r w:rsidR="00443BA7">
        <w:rPr>
          <w:rFonts w:ascii="Times New Roman" w:hAnsi="Times New Roman"/>
          <w:sz w:val="24"/>
          <w:szCs w:val="24"/>
        </w:rPr>
        <w:t xml:space="preserve"> (Fig. 1)</w:t>
      </w:r>
      <w:r w:rsidR="00672643">
        <w:rPr>
          <w:rFonts w:ascii="Times New Roman" w:hAnsi="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9"/>
        <w:gridCol w:w="2886"/>
        <w:gridCol w:w="2953"/>
      </w:tblGrid>
      <w:tr w:rsidR="005F6E8D" w14:paraId="422F8A39" w14:textId="77777777" w:rsidTr="005F6E8D">
        <w:tc>
          <w:tcPr>
            <w:tcW w:w="5524" w:type="dxa"/>
          </w:tcPr>
          <w:p w14:paraId="433F32C4" w14:textId="790A4202" w:rsidR="005F6E8D" w:rsidRDefault="005F6E8D" w:rsidP="005F6E8D">
            <w:pPr>
              <w:spacing w:after="0"/>
              <w:jc w:val="center"/>
              <w:rPr>
                <w:rFonts w:ascii="Times New Roman" w:hAnsi="Times New Roman"/>
                <w:sz w:val="24"/>
                <w:szCs w:val="24"/>
              </w:rPr>
            </w:pPr>
            <w:r>
              <w:rPr>
                <w:rFonts w:ascii="Times New Roman" w:hAnsi="Times New Roman"/>
                <w:noProof/>
                <w:sz w:val="24"/>
                <w:szCs w:val="24"/>
                <w:lang w:eastAsia="en-AU"/>
              </w:rPr>
              <w:drawing>
                <wp:inline distT="0" distB="0" distL="0" distR="0" wp14:anchorId="57B13A10" wp14:editId="3F82A7E6">
                  <wp:extent cx="3285061" cy="1992042"/>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dMaster_Copper.PNG"/>
                          <pic:cNvPicPr/>
                        </pic:nvPicPr>
                        <pic:blipFill rotWithShape="1">
                          <a:blip r:embed="rId9">
                            <a:extLst>
                              <a:ext uri="{28A0092B-C50C-407E-A947-70E740481C1C}">
                                <a14:useLocalDpi xmlns:a14="http://schemas.microsoft.com/office/drawing/2010/main" val="0"/>
                              </a:ext>
                            </a:extLst>
                          </a:blip>
                          <a:srcRect l="27718" t="10344" r="6695"/>
                          <a:stretch/>
                        </pic:blipFill>
                        <pic:spPr bwMode="auto">
                          <a:xfrm>
                            <a:off x="0" y="0"/>
                            <a:ext cx="3286168" cy="1992714"/>
                          </a:xfrm>
                          <a:prstGeom prst="rect">
                            <a:avLst/>
                          </a:prstGeom>
                          <a:ln>
                            <a:noFill/>
                          </a:ln>
                          <a:extLst>
                            <a:ext uri="{53640926-AAD7-44D8-BBD7-CCE9431645EC}">
                              <a14:shadowObscured xmlns:a14="http://schemas.microsoft.com/office/drawing/2010/main"/>
                            </a:ext>
                          </a:extLst>
                        </pic:spPr>
                      </pic:pic>
                    </a:graphicData>
                  </a:graphic>
                </wp:inline>
              </w:drawing>
            </w:r>
          </w:p>
        </w:tc>
        <w:tc>
          <w:tcPr>
            <w:tcW w:w="2835" w:type="dxa"/>
          </w:tcPr>
          <w:p w14:paraId="790FAB19" w14:textId="621B70E4" w:rsidR="005F6E8D" w:rsidRDefault="005F6E8D" w:rsidP="005F6E8D">
            <w:pPr>
              <w:spacing w:after="0"/>
              <w:jc w:val="center"/>
              <w:rPr>
                <w:rFonts w:ascii="Times New Roman" w:hAnsi="Times New Roman"/>
                <w:sz w:val="24"/>
                <w:szCs w:val="24"/>
              </w:rPr>
            </w:pPr>
            <w:r w:rsidRPr="005F6E8D">
              <w:rPr>
                <w:rFonts w:ascii="Times New Roman" w:hAnsi="Times New Roman"/>
                <w:noProof/>
                <w:sz w:val="24"/>
                <w:szCs w:val="24"/>
                <w:lang w:eastAsia="en-AU"/>
              </w:rPr>
              <mc:AlternateContent>
                <mc:Choice Requires="wps">
                  <w:drawing>
                    <wp:anchor distT="45720" distB="45720" distL="114300" distR="114300" simplePos="0" relativeHeight="251659264" behindDoc="0" locked="0" layoutInCell="1" allowOverlap="1" wp14:anchorId="32B9177B" wp14:editId="4EFF7670">
                      <wp:simplePos x="0" y="0"/>
                      <wp:positionH relativeFrom="column">
                        <wp:posOffset>-15495</wp:posOffset>
                      </wp:positionH>
                      <wp:positionV relativeFrom="paragraph">
                        <wp:posOffset>-36535</wp:posOffset>
                      </wp:positionV>
                      <wp:extent cx="591185" cy="263525"/>
                      <wp:effectExtent l="0" t="0" r="0" b="31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85" cy="263525"/>
                              </a:xfrm>
                              <a:prstGeom prst="rect">
                                <a:avLst/>
                              </a:prstGeom>
                              <a:noFill/>
                              <a:ln w="9525">
                                <a:noFill/>
                                <a:miter lim="800000"/>
                                <a:headEnd/>
                                <a:tailEnd/>
                              </a:ln>
                            </wps:spPr>
                            <wps:txbx>
                              <w:txbxContent>
                                <w:p w14:paraId="355512EB" w14:textId="410F5846" w:rsidR="005F6E8D" w:rsidRPr="005F6E8D" w:rsidRDefault="005F6E8D">
                                  <w:pPr>
                                    <w:rPr>
                                      <w:b/>
                                      <w:color w:val="FFFFFF" w:themeColor="background1"/>
                                    </w:rPr>
                                  </w:pPr>
                                  <w:r w:rsidRPr="005F6E8D">
                                    <w:rPr>
                                      <w:b/>
                                      <w:color w:val="FFFFFF" w:themeColor="background1"/>
                                    </w:rPr>
                                    <w:t>Day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B9177B" id="_x0000_t202" coordsize="21600,21600" o:spt="202" path="m,l,21600r21600,l21600,xe">
                      <v:stroke joinstyle="miter"/>
                      <v:path gradientshapeok="t" o:connecttype="rect"/>
                    </v:shapetype>
                    <v:shape id="Text Box 2" o:spid="_x0000_s1026" type="#_x0000_t202" style="position:absolute;left:0;text-align:left;margin-left:-1.2pt;margin-top:-2.9pt;width:46.55pt;height:20.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" filled="f" stroked="f">
                      <v:textbox>
                        <w:txbxContent>
                          <w:p w14:paraId="355512EB" w14:textId="410F5846" w:rsidR="005F6E8D" w:rsidRPr="005F6E8D" w:rsidRDefault="005F6E8D">
                            <w:pPr>
                              <w:rPr>
                                <w:b/>
                                <w:color w:val="FFFFFF" w:themeColor="background1"/>
                              </w:rPr>
                            </w:pPr>
                            <w:r w:rsidRPr="005F6E8D">
                              <w:rPr>
                                <w:b/>
                                <w:color w:val="FFFFFF" w:themeColor="background1"/>
                              </w:rPr>
                              <w:t>Day 1</w:t>
                            </w:r>
                          </w:p>
                        </w:txbxContent>
                      </v:textbox>
                    </v:shape>
                  </w:pict>
                </mc:Fallback>
              </mc:AlternateContent>
            </w:r>
            <w:r>
              <w:rPr>
                <w:rFonts w:ascii="Times New Roman" w:hAnsi="Times New Roman"/>
                <w:noProof/>
                <w:sz w:val="24"/>
                <w:szCs w:val="24"/>
                <w:lang w:eastAsia="en-AU"/>
              </w:rPr>
              <w:drawing>
                <wp:inline distT="0" distB="0" distL="0" distR="0" wp14:anchorId="3840240B" wp14:editId="3AFA9C9A">
                  <wp:extent cx="1692000" cy="950400"/>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y01.PNG"/>
                          <pic:cNvPicPr/>
                        </pic:nvPicPr>
                        <pic:blipFill>
                          <a:blip r:embed="rId10">
                            <a:extLst>
                              <a:ext uri="{28A0092B-C50C-407E-A947-70E740481C1C}">
                                <a14:useLocalDpi xmlns:a14="http://schemas.microsoft.com/office/drawing/2010/main" val="0"/>
                              </a:ext>
                            </a:extLst>
                          </a:blip>
                          <a:stretch>
                            <a:fillRect/>
                          </a:stretch>
                        </pic:blipFill>
                        <pic:spPr>
                          <a:xfrm>
                            <a:off x="0" y="0"/>
                            <a:ext cx="1692000" cy="950400"/>
                          </a:xfrm>
                          <a:prstGeom prst="rect">
                            <a:avLst/>
                          </a:prstGeom>
                        </pic:spPr>
                      </pic:pic>
                    </a:graphicData>
                  </a:graphic>
                </wp:inline>
              </w:drawing>
            </w:r>
          </w:p>
          <w:p w14:paraId="6A8B7300" w14:textId="0800FEAB" w:rsidR="005F6E8D" w:rsidRDefault="005F6E8D" w:rsidP="005F6E8D">
            <w:pPr>
              <w:spacing w:before="100" w:after="0"/>
              <w:jc w:val="center"/>
              <w:rPr>
                <w:rFonts w:ascii="Times New Roman" w:hAnsi="Times New Roman"/>
                <w:sz w:val="24"/>
                <w:szCs w:val="24"/>
              </w:rPr>
            </w:pPr>
            <w:r w:rsidRPr="005F6E8D">
              <w:rPr>
                <w:rFonts w:ascii="Times New Roman" w:hAnsi="Times New Roman"/>
                <w:noProof/>
                <w:sz w:val="24"/>
                <w:szCs w:val="24"/>
                <w:lang w:eastAsia="en-AU"/>
              </w:rPr>
              <mc:AlternateContent>
                <mc:Choice Requires="wps">
                  <w:drawing>
                    <wp:anchor distT="45720" distB="45720" distL="114300" distR="114300" simplePos="0" relativeHeight="251663360" behindDoc="0" locked="0" layoutInCell="1" allowOverlap="1" wp14:anchorId="0CEFA289" wp14:editId="66388A35">
                      <wp:simplePos x="0" y="0"/>
                      <wp:positionH relativeFrom="column">
                        <wp:posOffset>-20201</wp:posOffset>
                      </wp:positionH>
                      <wp:positionV relativeFrom="paragraph">
                        <wp:posOffset>44297</wp:posOffset>
                      </wp:positionV>
                      <wp:extent cx="591185" cy="263525"/>
                      <wp:effectExtent l="0" t="0" r="0" b="317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85" cy="263525"/>
                              </a:xfrm>
                              <a:prstGeom prst="rect">
                                <a:avLst/>
                              </a:prstGeom>
                              <a:noFill/>
                              <a:ln w="9525">
                                <a:noFill/>
                                <a:miter lim="800000"/>
                                <a:headEnd/>
                                <a:tailEnd/>
                              </a:ln>
                            </wps:spPr>
                            <wps:txbx>
                              <w:txbxContent>
                                <w:p w14:paraId="123CC27A" w14:textId="29368C1D" w:rsidR="005F6E8D" w:rsidRPr="005F6E8D" w:rsidRDefault="005F6E8D" w:rsidP="005F6E8D">
                                  <w:pPr>
                                    <w:rPr>
                                      <w:b/>
                                      <w:color w:val="FFFFFF" w:themeColor="background1"/>
                                    </w:rPr>
                                  </w:pPr>
                                  <w:r w:rsidRPr="005F6E8D">
                                    <w:rPr>
                                      <w:b/>
                                      <w:color w:val="FFFFFF" w:themeColor="background1"/>
                                    </w:rPr>
                                    <w:t xml:space="preserve">Day </w:t>
                                  </w:r>
                                  <w:r>
                                    <w:rPr>
                                      <w:b/>
                                      <w:color w:val="FFFFFF" w:themeColor="background1"/>
                                    </w:rPr>
                                    <w:t>3</w:t>
                                  </w:r>
                                  <w:r w:rsidRPr="005F6E8D">
                                    <w:rPr>
                                      <w:b/>
                                      <w:color w:val="FFFFFF" w:themeColor="background1"/>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EFA289" id="_x0000_s1027" type="#_x0000_t202" style="position:absolute;left:0;text-align:left;margin-left:-1.6pt;margin-top:3.5pt;width:46.55pt;height:20.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" filled="f" stroked="f">
                      <v:textbox>
                        <w:txbxContent>
                          <w:p w14:paraId="123CC27A" w14:textId="29368C1D" w:rsidR="005F6E8D" w:rsidRPr="005F6E8D" w:rsidRDefault="005F6E8D" w:rsidP="005F6E8D">
                            <w:pPr>
                              <w:rPr>
                                <w:b/>
                                <w:color w:val="FFFFFF" w:themeColor="background1"/>
                              </w:rPr>
                            </w:pPr>
                            <w:r w:rsidRPr="005F6E8D">
                              <w:rPr>
                                <w:b/>
                                <w:color w:val="FFFFFF" w:themeColor="background1"/>
                              </w:rPr>
                              <w:t xml:space="preserve">Day </w:t>
                            </w:r>
                            <w:r>
                              <w:rPr>
                                <w:b/>
                                <w:color w:val="FFFFFF" w:themeColor="background1"/>
                              </w:rPr>
                              <w:t>3</w:t>
                            </w:r>
                            <w:r w:rsidRPr="005F6E8D">
                              <w:rPr>
                                <w:b/>
                                <w:color w:val="FFFFFF" w:themeColor="background1"/>
                              </w:rPr>
                              <w:t>1</w:t>
                            </w:r>
                          </w:p>
                        </w:txbxContent>
                      </v:textbox>
                    </v:shape>
                  </w:pict>
                </mc:Fallback>
              </mc:AlternateContent>
            </w:r>
            <w:r>
              <w:rPr>
                <w:rFonts w:ascii="Times New Roman" w:hAnsi="Times New Roman"/>
                <w:noProof/>
                <w:sz w:val="24"/>
                <w:szCs w:val="24"/>
                <w:lang w:eastAsia="en-AU"/>
              </w:rPr>
              <w:drawing>
                <wp:inline distT="0" distB="0" distL="0" distR="0" wp14:anchorId="5BC5DAA3" wp14:editId="3B568ACD">
                  <wp:extent cx="1692000" cy="946800"/>
                  <wp:effectExtent l="0" t="0" r="38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y31.PNG"/>
                          <pic:cNvPicPr/>
                        </pic:nvPicPr>
                        <pic:blipFill>
                          <a:blip r:embed="rId11">
                            <a:extLst>
                              <a:ext uri="{28A0092B-C50C-407E-A947-70E740481C1C}">
                                <a14:useLocalDpi xmlns:a14="http://schemas.microsoft.com/office/drawing/2010/main" val="0"/>
                              </a:ext>
                            </a:extLst>
                          </a:blip>
                          <a:stretch>
                            <a:fillRect/>
                          </a:stretch>
                        </pic:blipFill>
                        <pic:spPr>
                          <a:xfrm>
                            <a:off x="0" y="0"/>
                            <a:ext cx="1692000" cy="946800"/>
                          </a:xfrm>
                          <a:prstGeom prst="rect">
                            <a:avLst/>
                          </a:prstGeom>
                        </pic:spPr>
                      </pic:pic>
                    </a:graphicData>
                  </a:graphic>
                </wp:inline>
              </w:drawing>
            </w:r>
          </w:p>
        </w:tc>
        <w:tc>
          <w:tcPr>
            <w:tcW w:w="2969" w:type="dxa"/>
          </w:tcPr>
          <w:p w14:paraId="20A041DB" w14:textId="7C0729A7" w:rsidR="005F6E8D" w:rsidRDefault="005F6E8D" w:rsidP="005F6E8D">
            <w:pPr>
              <w:spacing w:after="0"/>
              <w:jc w:val="center"/>
              <w:rPr>
                <w:rFonts w:ascii="Times New Roman" w:hAnsi="Times New Roman"/>
                <w:sz w:val="24"/>
                <w:szCs w:val="24"/>
              </w:rPr>
            </w:pPr>
            <w:r w:rsidRPr="005F6E8D">
              <w:rPr>
                <w:rFonts w:ascii="Times New Roman" w:hAnsi="Times New Roman"/>
                <w:noProof/>
                <w:sz w:val="24"/>
                <w:szCs w:val="24"/>
                <w:lang w:eastAsia="en-AU"/>
              </w:rPr>
              <mc:AlternateContent>
                <mc:Choice Requires="wps">
                  <w:drawing>
                    <wp:anchor distT="45720" distB="45720" distL="114300" distR="114300" simplePos="0" relativeHeight="251661312" behindDoc="0" locked="0" layoutInCell="1" allowOverlap="1" wp14:anchorId="0EE7F200" wp14:editId="4827A607">
                      <wp:simplePos x="0" y="0"/>
                      <wp:positionH relativeFrom="column">
                        <wp:posOffset>-19560</wp:posOffset>
                      </wp:positionH>
                      <wp:positionV relativeFrom="paragraph">
                        <wp:posOffset>-39245</wp:posOffset>
                      </wp:positionV>
                      <wp:extent cx="591185" cy="263525"/>
                      <wp:effectExtent l="0" t="0" r="0" b="317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85" cy="263525"/>
                              </a:xfrm>
                              <a:prstGeom prst="rect">
                                <a:avLst/>
                              </a:prstGeom>
                              <a:noFill/>
                              <a:ln w="9525">
                                <a:noFill/>
                                <a:miter lim="800000"/>
                                <a:headEnd/>
                                <a:tailEnd/>
                              </a:ln>
                            </wps:spPr>
                            <wps:txbx>
                              <w:txbxContent>
                                <w:p w14:paraId="086F74EC" w14:textId="552BF402" w:rsidR="005F6E8D" w:rsidRPr="005F6E8D" w:rsidRDefault="005F6E8D" w:rsidP="005F6E8D">
                                  <w:pPr>
                                    <w:rPr>
                                      <w:b/>
                                      <w:color w:val="FFFFFF" w:themeColor="background1"/>
                                    </w:rPr>
                                  </w:pPr>
                                  <w:r w:rsidRPr="005F6E8D">
                                    <w:rPr>
                                      <w:b/>
                                      <w:color w:val="FFFFFF" w:themeColor="background1"/>
                                    </w:rPr>
                                    <w:t>Day 1</w:t>
                                  </w:r>
                                  <w:r>
                                    <w:rPr>
                                      <w:b/>
                                      <w:color w:val="FFFFFF" w:themeColor="background1"/>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7F200" id="_x0000_s1028" type="#_x0000_t202" style="position:absolute;left:0;text-align:left;margin-left:-1.55pt;margin-top:-3.1pt;width:46.55pt;height:20.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" filled="f" stroked="f">
                      <v:textbox>
                        <w:txbxContent>
                          <w:p w14:paraId="086F74EC" w14:textId="552BF402" w:rsidR="005F6E8D" w:rsidRPr="005F6E8D" w:rsidRDefault="005F6E8D" w:rsidP="005F6E8D">
                            <w:pPr>
                              <w:rPr>
                                <w:b/>
                                <w:color w:val="FFFFFF" w:themeColor="background1"/>
                              </w:rPr>
                            </w:pPr>
                            <w:r w:rsidRPr="005F6E8D">
                              <w:rPr>
                                <w:b/>
                                <w:color w:val="FFFFFF" w:themeColor="background1"/>
                              </w:rPr>
                              <w:t>Day 1</w:t>
                            </w:r>
                            <w:r>
                              <w:rPr>
                                <w:b/>
                                <w:color w:val="FFFFFF" w:themeColor="background1"/>
                              </w:rPr>
                              <w:t>4</w:t>
                            </w:r>
                          </w:p>
                        </w:txbxContent>
                      </v:textbox>
                    </v:shape>
                  </w:pict>
                </mc:Fallback>
              </mc:AlternateContent>
            </w:r>
            <w:r>
              <w:rPr>
                <w:rFonts w:ascii="Times New Roman" w:hAnsi="Times New Roman"/>
                <w:noProof/>
                <w:sz w:val="24"/>
                <w:szCs w:val="24"/>
                <w:lang w:eastAsia="en-AU"/>
              </w:rPr>
              <w:drawing>
                <wp:inline distT="0" distB="0" distL="0" distR="0" wp14:anchorId="06A4F301" wp14:editId="6FD434CD">
                  <wp:extent cx="1692000" cy="943200"/>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y14.PNG"/>
                          <pic:cNvPicPr/>
                        </pic:nvPicPr>
                        <pic:blipFill>
                          <a:blip r:embed="rId12">
                            <a:extLst>
                              <a:ext uri="{28A0092B-C50C-407E-A947-70E740481C1C}">
                                <a14:useLocalDpi xmlns:a14="http://schemas.microsoft.com/office/drawing/2010/main" val="0"/>
                              </a:ext>
                            </a:extLst>
                          </a:blip>
                          <a:stretch>
                            <a:fillRect/>
                          </a:stretch>
                        </pic:blipFill>
                        <pic:spPr>
                          <a:xfrm>
                            <a:off x="0" y="0"/>
                            <a:ext cx="1692000" cy="943200"/>
                          </a:xfrm>
                          <a:prstGeom prst="rect">
                            <a:avLst/>
                          </a:prstGeom>
                        </pic:spPr>
                      </pic:pic>
                    </a:graphicData>
                  </a:graphic>
                </wp:inline>
              </w:drawing>
            </w:r>
          </w:p>
          <w:p w14:paraId="02C7B320" w14:textId="6673BE3C" w:rsidR="005F6E8D" w:rsidRDefault="005F6E8D" w:rsidP="005F6E8D">
            <w:pPr>
              <w:spacing w:before="100" w:after="0"/>
              <w:jc w:val="center"/>
              <w:rPr>
                <w:rFonts w:ascii="Times New Roman" w:hAnsi="Times New Roman"/>
                <w:sz w:val="24"/>
                <w:szCs w:val="24"/>
              </w:rPr>
            </w:pPr>
            <w:r w:rsidRPr="005F6E8D">
              <w:rPr>
                <w:rFonts w:ascii="Times New Roman" w:hAnsi="Times New Roman"/>
                <w:noProof/>
                <w:sz w:val="24"/>
                <w:szCs w:val="24"/>
                <w:lang w:eastAsia="en-AU"/>
              </w:rPr>
              <mc:AlternateContent>
                <mc:Choice Requires="wps">
                  <w:drawing>
                    <wp:anchor distT="45720" distB="45720" distL="114300" distR="114300" simplePos="0" relativeHeight="251665408" behindDoc="0" locked="0" layoutInCell="1" allowOverlap="1" wp14:anchorId="6C3CD530" wp14:editId="39EDC232">
                      <wp:simplePos x="0" y="0"/>
                      <wp:positionH relativeFrom="column">
                        <wp:posOffset>-9342</wp:posOffset>
                      </wp:positionH>
                      <wp:positionV relativeFrom="paragraph">
                        <wp:posOffset>16405</wp:posOffset>
                      </wp:positionV>
                      <wp:extent cx="591185" cy="263525"/>
                      <wp:effectExtent l="0" t="0" r="0" b="317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85" cy="263525"/>
                              </a:xfrm>
                              <a:prstGeom prst="rect">
                                <a:avLst/>
                              </a:prstGeom>
                              <a:noFill/>
                              <a:ln w="9525">
                                <a:noFill/>
                                <a:miter lim="800000"/>
                                <a:headEnd/>
                                <a:tailEnd/>
                              </a:ln>
                            </wps:spPr>
                            <wps:txbx>
                              <w:txbxContent>
                                <w:p w14:paraId="2CA9EB89" w14:textId="17843761" w:rsidR="005F6E8D" w:rsidRPr="005F6E8D" w:rsidRDefault="005F6E8D" w:rsidP="005F6E8D">
                                  <w:pPr>
                                    <w:rPr>
                                      <w:b/>
                                      <w:color w:val="FFFFFF" w:themeColor="background1"/>
                                    </w:rPr>
                                  </w:pPr>
                                  <w:r>
                                    <w:rPr>
                                      <w:b/>
                                      <w:color w:val="FFFFFF" w:themeColor="background1"/>
                                    </w:rPr>
                                    <w:t>Day 43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CD530" id="_x0000_s1029" type="#_x0000_t202" style="position:absolute;left:0;text-align:left;margin-left:-.75pt;margin-top:1.3pt;width:46.55pt;height:20.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" filled="f" stroked="f">
                      <v:textbox>
                        <w:txbxContent>
                          <w:p w14:paraId="2CA9EB89" w14:textId="17843761" w:rsidR="005F6E8D" w:rsidRPr="005F6E8D" w:rsidRDefault="005F6E8D" w:rsidP="005F6E8D">
                            <w:pPr>
                              <w:rPr>
                                <w:b/>
                                <w:color w:val="FFFFFF" w:themeColor="background1"/>
                              </w:rPr>
                            </w:pPr>
                            <w:r>
                              <w:rPr>
                                <w:b/>
                                <w:color w:val="FFFFFF" w:themeColor="background1"/>
                              </w:rPr>
                              <w:t>Day 43</w:t>
                            </w:r>
                          </w:p>
                        </w:txbxContent>
                      </v:textbox>
                    </v:shape>
                  </w:pict>
                </mc:Fallback>
              </mc:AlternateContent>
            </w:r>
            <w:r>
              <w:rPr>
                <w:rFonts w:ascii="Times New Roman" w:hAnsi="Times New Roman"/>
                <w:noProof/>
                <w:sz w:val="24"/>
                <w:szCs w:val="24"/>
                <w:lang w:eastAsia="en-AU"/>
              </w:rPr>
              <w:drawing>
                <wp:inline distT="0" distB="0" distL="0" distR="0" wp14:anchorId="37B38260" wp14:editId="1A19EE35">
                  <wp:extent cx="1692000" cy="943200"/>
                  <wp:effectExtent l="0" t="0" r="381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y43.PNG"/>
                          <pic:cNvPicPr/>
                        </pic:nvPicPr>
                        <pic:blipFill>
                          <a:blip r:embed="rId13">
                            <a:extLst>
                              <a:ext uri="{28A0092B-C50C-407E-A947-70E740481C1C}">
                                <a14:useLocalDpi xmlns:a14="http://schemas.microsoft.com/office/drawing/2010/main" val="0"/>
                              </a:ext>
                            </a:extLst>
                          </a:blip>
                          <a:stretch>
                            <a:fillRect/>
                          </a:stretch>
                        </pic:blipFill>
                        <pic:spPr>
                          <a:xfrm>
                            <a:off x="0" y="0"/>
                            <a:ext cx="1692000" cy="943200"/>
                          </a:xfrm>
                          <a:prstGeom prst="rect">
                            <a:avLst/>
                          </a:prstGeom>
                        </pic:spPr>
                      </pic:pic>
                    </a:graphicData>
                  </a:graphic>
                </wp:inline>
              </w:drawing>
            </w:r>
          </w:p>
        </w:tc>
      </w:tr>
      <w:tr w:rsidR="005F6E8D" w14:paraId="335481A7" w14:textId="77777777" w:rsidTr="005F6E8D">
        <w:tc>
          <w:tcPr>
            <w:tcW w:w="11328" w:type="dxa"/>
            <w:gridSpan w:val="3"/>
          </w:tcPr>
          <w:p w14:paraId="3A24DD8F" w14:textId="1DED4A34" w:rsidR="005F6E8D" w:rsidRDefault="005F6E8D" w:rsidP="00913630">
            <w:pPr>
              <w:spacing w:after="120"/>
              <w:jc w:val="both"/>
              <w:rPr>
                <w:rFonts w:ascii="Times New Roman" w:hAnsi="Times New Roman"/>
                <w:sz w:val="24"/>
                <w:szCs w:val="24"/>
              </w:rPr>
            </w:pPr>
            <w:r>
              <w:rPr>
                <w:rFonts w:ascii="Times New Roman" w:hAnsi="Times New Roman"/>
                <w:sz w:val="24"/>
                <w:szCs w:val="24"/>
              </w:rPr>
              <w:t xml:space="preserve">Fig. 1: Operation of </w:t>
            </w:r>
            <w:del w:id="8" w:author="Author">
              <w:r w:rsidDel="00AC1355">
                <w:rPr>
                  <w:rFonts w:ascii="Times New Roman" w:hAnsi="Times New Roman"/>
                  <w:sz w:val="24"/>
                  <w:szCs w:val="24"/>
                </w:rPr>
                <w:delText>an amphirol (</w:delText>
              </w:r>
            </w:del>
            <w:r>
              <w:rPr>
                <w:rFonts w:ascii="Times New Roman" w:hAnsi="Times New Roman"/>
                <w:sz w:val="24"/>
                <w:szCs w:val="24"/>
              </w:rPr>
              <w:t>MudMaster</w:t>
            </w:r>
            <w:ins w:id="9" w:author="Author">
              <w:r w:rsidR="00AC1355" w:rsidRPr="00AE62DA">
                <w:rPr>
                  <w:rFonts w:ascii="Times New Roman" w:hAnsi="Times New Roman"/>
                  <w:sz w:val="24"/>
                  <w:szCs w:val="24"/>
                  <w:vertAlign w:val="superscript"/>
                  <w:rPrChange w:id="10" w:author="Author">
                    <w:rPr>
                      <w:rFonts w:ascii="Times New Roman" w:hAnsi="Times New Roman"/>
                      <w:sz w:val="24"/>
                      <w:szCs w:val="24"/>
                    </w:rPr>
                  </w:rPrChange>
                </w:rPr>
                <w:t>®</w:t>
              </w:r>
            </w:ins>
            <w:r w:rsidR="00012F97">
              <w:rPr>
                <w:rFonts w:ascii="Times New Roman" w:hAnsi="Times New Roman"/>
                <w:sz w:val="24"/>
                <w:szCs w:val="24"/>
              </w:rPr>
              <w:t xml:space="preserve"> </w:t>
            </w:r>
            <w:del w:id="11" w:author="Author">
              <w:r w:rsidR="00012F97" w:rsidDel="00AC1355">
                <w:rPr>
                  <w:rFonts w:ascii="Times New Roman" w:hAnsi="Times New Roman"/>
                  <w:sz w:val="24"/>
                  <w:szCs w:val="24"/>
                </w:rPr>
                <w:delText>of the company</w:delText>
              </w:r>
            </w:del>
            <w:ins w:id="12" w:author="Author">
              <w:r w:rsidR="00AC1355">
                <w:rPr>
                  <w:rFonts w:ascii="Times New Roman" w:hAnsi="Times New Roman"/>
                  <w:sz w:val="24"/>
                  <w:szCs w:val="24"/>
                </w:rPr>
                <w:t>by</w:t>
              </w:r>
            </w:ins>
            <w:r w:rsidR="00012F97">
              <w:rPr>
                <w:rFonts w:ascii="Times New Roman" w:hAnsi="Times New Roman"/>
                <w:sz w:val="24"/>
                <w:szCs w:val="24"/>
              </w:rPr>
              <w:t xml:space="preserve"> Phibion</w:t>
            </w:r>
            <w:ins w:id="13" w:author="Author">
              <w:r w:rsidR="00AC1355">
                <w:rPr>
                  <w:rFonts w:ascii="Times New Roman" w:hAnsi="Times New Roman"/>
                  <w:sz w:val="24"/>
                  <w:szCs w:val="24"/>
                </w:rPr>
                <w:t xml:space="preserve"> Pty Ltd</w:t>
              </w:r>
            </w:ins>
            <w:del w:id="14" w:author="Author">
              <w:r w:rsidDel="00AC1355">
                <w:rPr>
                  <w:rFonts w:ascii="Times New Roman" w:hAnsi="Times New Roman"/>
                  <w:sz w:val="24"/>
                  <w:szCs w:val="24"/>
                </w:rPr>
                <w:delText>)</w:delText>
              </w:r>
            </w:del>
            <w:r>
              <w:rPr>
                <w:rFonts w:ascii="Times New Roman" w:hAnsi="Times New Roman"/>
                <w:sz w:val="24"/>
                <w:szCs w:val="24"/>
              </w:rPr>
              <w:t xml:space="preserve"> in a copper mine </w:t>
            </w:r>
            <w:r w:rsidR="00443BA7">
              <w:rPr>
                <w:rFonts w:ascii="Times New Roman" w:hAnsi="Times New Roman"/>
                <w:sz w:val="24"/>
                <w:szCs w:val="24"/>
              </w:rPr>
              <w:t xml:space="preserve">with </w:t>
            </w:r>
            <w:r w:rsidR="000C38DD">
              <w:rPr>
                <w:rFonts w:ascii="Times New Roman" w:hAnsi="Times New Roman"/>
                <w:sz w:val="24"/>
                <w:szCs w:val="24"/>
              </w:rPr>
              <w:t xml:space="preserve">visible </w:t>
            </w:r>
            <w:r w:rsidR="00443BA7">
              <w:rPr>
                <w:rFonts w:ascii="Times New Roman" w:hAnsi="Times New Roman"/>
                <w:sz w:val="24"/>
                <w:szCs w:val="24"/>
              </w:rPr>
              <w:t xml:space="preserve">changes of </w:t>
            </w:r>
            <w:r w:rsidR="000C38DD">
              <w:rPr>
                <w:rFonts w:ascii="Times New Roman" w:hAnsi="Times New Roman"/>
                <w:sz w:val="24"/>
                <w:szCs w:val="24"/>
              </w:rPr>
              <w:t xml:space="preserve">the </w:t>
            </w:r>
            <w:r w:rsidR="00443BA7">
              <w:rPr>
                <w:rFonts w:ascii="Times New Roman" w:hAnsi="Times New Roman"/>
                <w:sz w:val="24"/>
                <w:szCs w:val="24"/>
              </w:rPr>
              <w:t>tailings surface during operation</w:t>
            </w:r>
            <w:r w:rsidR="000C38DD">
              <w:rPr>
                <w:rFonts w:ascii="Times New Roman" w:hAnsi="Times New Roman"/>
                <w:sz w:val="24"/>
                <w:szCs w:val="24"/>
              </w:rPr>
              <w:t xml:space="preserve"> </w:t>
            </w:r>
            <w:r w:rsidR="00913630">
              <w:rPr>
                <w:rFonts w:ascii="Times New Roman" w:hAnsi="Times New Roman"/>
                <w:sz w:val="24"/>
                <w:szCs w:val="24"/>
              </w:rPr>
              <w:t xml:space="preserve">indicating </w:t>
            </w:r>
            <w:r w:rsidR="000C38DD">
              <w:rPr>
                <w:rFonts w:ascii="Times New Roman" w:hAnsi="Times New Roman"/>
                <w:sz w:val="24"/>
                <w:szCs w:val="24"/>
              </w:rPr>
              <w:t>the increase in soil strength</w:t>
            </w:r>
            <w:r w:rsidR="00443BA7">
              <w:rPr>
                <w:rFonts w:ascii="Times New Roman" w:hAnsi="Times New Roman"/>
                <w:sz w:val="24"/>
                <w:szCs w:val="24"/>
              </w:rPr>
              <w:t>.</w:t>
            </w:r>
          </w:p>
        </w:tc>
      </w:tr>
    </w:tbl>
    <w:p w14:paraId="43E4D4EA" w14:textId="0151BCAC" w:rsidR="00672643" w:rsidRPr="00591805" w:rsidRDefault="000C38DD" w:rsidP="00127345">
      <w:pPr>
        <w:spacing w:after="0"/>
        <w:jc w:val="both"/>
        <w:rPr>
          <w:rFonts w:ascii="Times New Roman" w:hAnsi="Times New Roman"/>
          <w:sz w:val="24"/>
          <w:szCs w:val="24"/>
          <w:u w:val="single"/>
        </w:rPr>
      </w:pPr>
      <w:r w:rsidRPr="00591805">
        <w:rPr>
          <w:rFonts w:ascii="Times New Roman" w:hAnsi="Times New Roman"/>
          <w:sz w:val="24"/>
          <w:szCs w:val="24"/>
          <w:u w:val="single"/>
        </w:rPr>
        <w:t>Significance</w:t>
      </w:r>
    </w:p>
    <w:p w14:paraId="5BB94C7F" w14:textId="69A85939" w:rsidR="000C38DD" w:rsidRDefault="000C38DD" w:rsidP="00012F97">
      <w:pPr>
        <w:spacing w:after="120"/>
        <w:jc w:val="both"/>
        <w:rPr>
          <w:rFonts w:ascii="Times New Roman" w:hAnsi="Times New Roman"/>
          <w:sz w:val="24"/>
          <w:szCs w:val="24"/>
        </w:rPr>
      </w:pPr>
      <w:r>
        <w:rPr>
          <w:rFonts w:ascii="Times New Roman" w:hAnsi="Times New Roman"/>
          <w:sz w:val="24"/>
          <w:szCs w:val="24"/>
        </w:rPr>
        <w:t xml:space="preserve">Tailings storage facilities need to be constructed and operated in a way that allows the permanent and safe storage of mine waste. </w:t>
      </w:r>
      <w:ins w:id="15" w:author="Author">
        <w:r w:rsidR="00AC1355">
          <w:rPr>
            <w:rFonts w:ascii="Times New Roman" w:hAnsi="Times New Roman"/>
            <w:sz w:val="24"/>
            <w:szCs w:val="24"/>
          </w:rPr>
          <w:t>There are a variety of technologies that can be used to enable safe storage of tailings. Nearly all technologies require significant capital expenditure on processing operations to dewater tailing</w:t>
        </w:r>
        <w:r w:rsidR="003507CE">
          <w:rPr>
            <w:rFonts w:ascii="Times New Roman" w:hAnsi="Times New Roman"/>
            <w:sz w:val="24"/>
            <w:szCs w:val="24"/>
          </w:rPr>
          <w:t>s</w:t>
        </w:r>
        <w:r w:rsidR="00AC1355">
          <w:rPr>
            <w:rFonts w:ascii="Times New Roman" w:hAnsi="Times New Roman"/>
            <w:sz w:val="24"/>
            <w:szCs w:val="24"/>
          </w:rPr>
          <w:t xml:space="preserve"> prior to tailings deposition. These technologies are all sourced from international providers. Only one technology, AMC, can deliver a similar high-density tailings solution without the need for capital expenditure. AMC is also the only technology developed solely in Australia. </w:t>
        </w:r>
      </w:ins>
      <w:r w:rsidR="00F15354">
        <w:rPr>
          <w:rFonts w:ascii="Times New Roman" w:hAnsi="Times New Roman"/>
          <w:sz w:val="24"/>
          <w:szCs w:val="24"/>
        </w:rPr>
        <w:t>This project is significant, since</w:t>
      </w:r>
      <w:r>
        <w:rPr>
          <w:rFonts w:ascii="Times New Roman" w:hAnsi="Times New Roman"/>
          <w:sz w:val="24"/>
          <w:szCs w:val="24"/>
        </w:rPr>
        <w:t xml:space="preserve"> </w:t>
      </w:r>
      <w:del w:id="16" w:author="Author">
        <w:r w:rsidR="00F15354" w:rsidDel="00AC1355">
          <w:rPr>
            <w:rFonts w:ascii="Times New Roman" w:hAnsi="Times New Roman"/>
            <w:sz w:val="24"/>
            <w:szCs w:val="24"/>
          </w:rPr>
          <w:delText>mud farming</w:delText>
        </w:r>
      </w:del>
      <w:ins w:id="17" w:author="Author">
        <w:r w:rsidR="00AC1355">
          <w:rPr>
            <w:rFonts w:ascii="Times New Roman" w:hAnsi="Times New Roman"/>
            <w:sz w:val="24"/>
            <w:szCs w:val="24"/>
          </w:rPr>
          <w:t>AMC</w:t>
        </w:r>
      </w:ins>
      <w:r w:rsidR="00F15354">
        <w:rPr>
          <w:rFonts w:ascii="Times New Roman" w:hAnsi="Times New Roman"/>
          <w:sz w:val="24"/>
          <w:szCs w:val="24"/>
        </w:rPr>
        <w:t xml:space="preserve"> using </w:t>
      </w:r>
      <w:del w:id="18" w:author="Author">
        <w:r w:rsidDel="00AC1355">
          <w:rPr>
            <w:rFonts w:ascii="Times New Roman" w:hAnsi="Times New Roman"/>
            <w:sz w:val="24"/>
            <w:szCs w:val="24"/>
          </w:rPr>
          <w:delText xml:space="preserve">amphirols </w:delText>
        </w:r>
      </w:del>
      <w:ins w:id="19" w:author="Author">
        <w:r w:rsidR="00AC1355">
          <w:rPr>
            <w:rFonts w:ascii="Times New Roman" w:hAnsi="Times New Roman"/>
            <w:sz w:val="24"/>
            <w:szCs w:val="24"/>
          </w:rPr>
          <w:t>MudMasters</w:t>
        </w:r>
        <w:r w:rsidR="00AC1355" w:rsidRPr="00AE62DA">
          <w:rPr>
            <w:rFonts w:ascii="Times New Roman" w:hAnsi="Times New Roman"/>
            <w:sz w:val="24"/>
            <w:szCs w:val="24"/>
            <w:vertAlign w:val="superscript"/>
            <w:rPrChange w:id="20" w:author="Author">
              <w:rPr>
                <w:rFonts w:ascii="Times New Roman" w:hAnsi="Times New Roman"/>
                <w:sz w:val="24"/>
                <w:szCs w:val="24"/>
              </w:rPr>
            </w:rPrChange>
          </w:rPr>
          <w:t>®</w:t>
        </w:r>
        <w:r w:rsidR="00AC1355">
          <w:rPr>
            <w:rFonts w:ascii="Times New Roman" w:hAnsi="Times New Roman"/>
            <w:sz w:val="24"/>
            <w:szCs w:val="24"/>
          </w:rPr>
          <w:t xml:space="preserve"> </w:t>
        </w:r>
      </w:ins>
      <w:r w:rsidR="00F15354">
        <w:rPr>
          <w:rFonts w:ascii="Times New Roman" w:hAnsi="Times New Roman"/>
          <w:sz w:val="24"/>
          <w:szCs w:val="24"/>
        </w:rPr>
        <w:t xml:space="preserve">increases the density of the deposited mine waste by accelerated dewatering ultimately improving the safety of TSFs. </w:t>
      </w:r>
      <w:r w:rsidR="00012F97">
        <w:rPr>
          <w:rFonts w:ascii="Times New Roman" w:hAnsi="Times New Roman"/>
          <w:sz w:val="24"/>
          <w:szCs w:val="24"/>
        </w:rPr>
        <w:t>Furthermore, t</w:t>
      </w:r>
      <w:r w:rsidR="005F2D96">
        <w:rPr>
          <w:rFonts w:ascii="Times New Roman" w:hAnsi="Times New Roman"/>
          <w:sz w:val="24"/>
          <w:szCs w:val="24"/>
        </w:rPr>
        <w:t xml:space="preserve">he rapid </w:t>
      </w:r>
      <w:r w:rsidR="00422B2C">
        <w:rPr>
          <w:rFonts w:ascii="Times New Roman" w:hAnsi="Times New Roman"/>
          <w:sz w:val="24"/>
          <w:szCs w:val="24"/>
        </w:rPr>
        <w:t xml:space="preserve">dewatering </w:t>
      </w:r>
      <w:r w:rsidR="00F15354">
        <w:rPr>
          <w:rFonts w:ascii="Times New Roman" w:hAnsi="Times New Roman"/>
          <w:sz w:val="24"/>
          <w:szCs w:val="24"/>
        </w:rPr>
        <w:t xml:space="preserve">allows the </w:t>
      </w:r>
      <w:r w:rsidR="005F2D96">
        <w:rPr>
          <w:rFonts w:ascii="Times New Roman" w:hAnsi="Times New Roman"/>
          <w:sz w:val="24"/>
          <w:szCs w:val="24"/>
        </w:rPr>
        <w:t xml:space="preserve">early </w:t>
      </w:r>
      <w:r w:rsidR="00422B2C">
        <w:rPr>
          <w:rFonts w:ascii="Times New Roman" w:hAnsi="Times New Roman"/>
          <w:sz w:val="24"/>
          <w:szCs w:val="24"/>
        </w:rPr>
        <w:t>reuse of water</w:t>
      </w:r>
      <w:r w:rsidR="005F2D96">
        <w:rPr>
          <w:rFonts w:ascii="Times New Roman" w:hAnsi="Times New Roman"/>
          <w:sz w:val="24"/>
          <w:szCs w:val="24"/>
        </w:rPr>
        <w:t xml:space="preserve"> in the processing plant, which is significant for many mining operations. From an economic point of view, more mine waste can be stored in TSFs if a higher density can be achieved during deposition, which may lead to smaller footprints of TSFs. </w:t>
      </w:r>
      <w:r w:rsidR="00012F97">
        <w:rPr>
          <w:rFonts w:ascii="Times New Roman" w:hAnsi="Times New Roman"/>
          <w:sz w:val="24"/>
          <w:szCs w:val="24"/>
        </w:rPr>
        <w:t xml:space="preserve">Ultimately, the closure of TSFs can be simplified and its long-term stability improved, if </w:t>
      </w:r>
      <w:del w:id="21" w:author="Author">
        <w:r w:rsidR="00012F97" w:rsidDel="007A7AA5">
          <w:rPr>
            <w:rFonts w:ascii="Times New Roman" w:hAnsi="Times New Roman"/>
            <w:sz w:val="24"/>
            <w:szCs w:val="24"/>
          </w:rPr>
          <w:delText xml:space="preserve">amphirols </w:delText>
        </w:r>
      </w:del>
      <w:ins w:id="22" w:author="Author">
        <w:r w:rsidR="007A7AA5">
          <w:rPr>
            <w:rFonts w:ascii="Times New Roman" w:hAnsi="Times New Roman"/>
            <w:sz w:val="24"/>
            <w:szCs w:val="24"/>
          </w:rPr>
          <w:t>MudMasters</w:t>
        </w:r>
        <w:r w:rsidR="007A7AA5" w:rsidRPr="00AE62DA">
          <w:rPr>
            <w:rFonts w:ascii="Times New Roman" w:hAnsi="Times New Roman"/>
            <w:sz w:val="24"/>
            <w:szCs w:val="24"/>
            <w:vertAlign w:val="superscript"/>
            <w:rPrChange w:id="23" w:author="Author">
              <w:rPr>
                <w:rFonts w:ascii="Times New Roman" w:hAnsi="Times New Roman"/>
                <w:sz w:val="24"/>
                <w:szCs w:val="24"/>
              </w:rPr>
            </w:rPrChange>
          </w:rPr>
          <w:t>®</w:t>
        </w:r>
        <w:r w:rsidR="007A7AA5">
          <w:rPr>
            <w:rFonts w:ascii="Times New Roman" w:hAnsi="Times New Roman"/>
            <w:sz w:val="24"/>
            <w:szCs w:val="24"/>
          </w:rPr>
          <w:t xml:space="preserve"> </w:t>
        </w:r>
      </w:ins>
      <w:r w:rsidR="00012F97">
        <w:rPr>
          <w:rFonts w:ascii="Times New Roman" w:hAnsi="Times New Roman"/>
          <w:sz w:val="24"/>
          <w:szCs w:val="24"/>
        </w:rPr>
        <w:t>are used throughout the operation of these structures.</w:t>
      </w:r>
    </w:p>
    <w:p w14:paraId="36559689" w14:textId="4E1750AD" w:rsidR="000C38DD" w:rsidRPr="00591805" w:rsidRDefault="000C38DD" w:rsidP="00127345">
      <w:pPr>
        <w:spacing w:after="0"/>
        <w:jc w:val="both"/>
        <w:rPr>
          <w:rFonts w:ascii="Times New Roman" w:hAnsi="Times New Roman"/>
          <w:sz w:val="24"/>
          <w:szCs w:val="24"/>
          <w:u w:val="single"/>
        </w:rPr>
      </w:pPr>
      <w:r w:rsidRPr="00591805">
        <w:rPr>
          <w:rFonts w:ascii="Times New Roman" w:hAnsi="Times New Roman"/>
          <w:sz w:val="24"/>
          <w:szCs w:val="24"/>
          <w:u w:val="single"/>
        </w:rPr>
        <w:t>Challenges</w:t>
      </w:r>
    </w:p>
    <w:p w14:paraId="534DA333" w14:textId="0F950B4B" w:rsidR="003859D4" w:rsidRDefault="0094265F" w:rsidP="003859D4">
      <w:pPr>
        <w:spacing w:after="0"/>
        <w:jc w:val="both"/>
        <w:rPr>
          <w:rFonts w:ascii="Times New Roman" w:hAnsi="Times New Roman"/>
          <w:sz w:val="24"/>
          <w:szCs w:val="24"/>
        </w:rPr>
      </w:pPr>
      <w:del w:id="24" w:author="Author">
        <w:r w:rsidDel="007A7AA5">
          <w:rPr>
            <w:rFonts w:ascii="Times New Roman" w:hAnsi="Times New Roman"/>
            <w:sz w:val="24"/>
            <w:szCs w:val="24"/>
          </w:rPr>
          <w:delText xml:space="preserve">Amphirols </w:delText>
        </w:r>
      </w:del>
      <w:ins w:id="25" w:author="Author">
        <w:r w:rsidR="007A7AA5">
          <w:rPr>
            <w:rFonts w:ascii="Times New Roman" w:hAnsi="Times New Roman"/>
            <w:sz w:val="24"/>
            <w:szCs w:val="24"/>
          </w:rPr>
          <w:t>MudMasters</w:t>
        </w:r>
        <w:r w:rsidR="007A7AA5" w:rsidRPr="00AE62DA">
          <w:rPr>
            <w:rFonts w:ascii="Times New Roman" w:hAnsi="Times New Roman"/>
            <w:sz w:val="24"/>
            <w:szCs w:val="24"/>
            <w:vertAlign w:val="superscript"/>
            <w:rPrChange w:id="26" w:author="Author">
              <w:rPr>
                <w:rFonts w:ascii="Times New Roman" w:hAnsi="Times New Roman"/>
                <w:sz w:val="24"/>
                <w:szCs w:val="24"/>
              </w:rPr>
            </w:rPrChange>
          </w:rPr>
          <w:t>®</w:t>
        </w:r>
        <w:r w:rsidR="007A7AA5">
          <w:rPr>
            <w:rFonts w:ascii="Times New Roman" w:hAnsi="Times New Roman"/>
            <w:sz w:val="24"/>
            <w:szCs w:val="24"/>
          </w:rPr>
          <w:t xml:space="preserve"> </w:t>
        </w:r>
      </w:ins>
      <w:r w:rsidRPr="0094265F">
        <w:rPr>
          <w:rFonts w:ascii="Times New Roman" w:hAnsi="Times New Roman"/>
          <w:sz w:val="24"/>
          <w:szCs w:val="24"/>
        </w:rPr>
        <w:t xml:space="preserve">move using two Archimedean spirals. The vehicle can float in </w:t>
      </w:r>
      <w:del w:id="27" w:author="Author">
        <w:r w:rsidRPr="0094265F" w:rsidDel="007A7AA5">
          <w:rPr>
            <w:rFonts w:ascii="Times New Roman" w:hAnsi="Times New Roman"/>
            <w:sz w:val="24"/>
            <w:szCs w:val="24"/>
          </w:rPr>
          <w:delText xml:space="preserve">pure water and operates for very </w:delText>
        </w:r>
      </w:del>
      <w:r w:rsidRPr="0094265F">
        <w:rPr>
          <w:rFonts w:ascii="Times New Roman" w:hAnsi="Times New Roman"/>
          <w:sz w:val="24"/>
          <w:szCs w:val="24"/>
        </w:rPr>
        <w:t xml:space="preserve">thin suspensions </w:t>
      </w:r>
      <w:ins w:id="28" w:author="Author">
        <w:r w:rsidR="009A3884">
          <w:rPr>
            <w:rFonts w:ascii="Times New Roman" w:hAnsi="Times New Roman"/>
            <w:sz w:val="24"/>
            <w:szCs w:val="24"/>
          </w:rPr>
          <w:t>with the Archimedean spirals acting like inefficient propellors similar to</w:t>
        </w:r>
      </w:ins>
      <w:del w:id="29" w:author="Author">
        <w:r w:rsidRPr="0094265F" w:rsidDel="009A3884">
          <w:rPr>
            <w:rFonts w:ascii="Times New Roman" w:hAnsi="Times New Roman"/>
            <w:sz w:val="24"/>
            <w:szCs w:val="24"/>
          </w:rPr>
          <w:delText>like</w:delText>
        </w:r>
      </w:del>
      <w:r w:rsidRPr="0094265F">
        <w:rPr>
          <w:rFonts w:ascii="Times New Roman" w:hAnsi="Times New Roman"/>
          <w:sz w:val="24"/>
          <w:szCs w:val="24"/>
        </w:rPr>
        <w:t xml:space="preserve"> a motor boat. With increasing compaction</w:t>
      </w:r>
      <w:r>
        <w:rPr>
          <w:rFonts w:ascii="Times New Roman" w:hAnsi="Times New Roman"/>
          <w:sz w:val="24"/>
          <w:szCs w:val="24"/>
        </w:rPr>
        <w:t>,</w:t>
      </w:r>
      <w:r w:rsidRPr="0094265F">
        <w:rPr>
          <w:rFonts w:ascii="Times New Roman" w:hAnsi="Times New Roman"/>
          <w:sz w:val="24"/>
          <w:szCs w:val="24"/>
        </w:rPr>
        <w:t xml:space="preserve"> when </w:t>
      </w:r>
      <w:r>
        <w:rPr>
          <w:rFonts w:ascii="Times New Roman" w:hAnsi="Times New Roman"/>
          <w:sz w:val="24"/>
          <w:szCs w:val="24"/>
        </w:rPr>
        <w:t xml:space="preserve">the frictional behaviour of </w:t>
      </w:r>
      <w:r w:rsidRPr="0094265F">
        <w:rPr>
          <w:rFonts w:ascii="Times New Roman" w:hAnsi="Times New Roman"/>
          <w:sz w:val="24"/>
          <w:szCs w:val="24"/>
        </w:rPr>
        <w:t>soil start</w:t>
      </w:r>
      <w:r>
        <w:rPr>
          <w:rFonts w:ascii="Times New Roman" w:hAnsi="Times New Roman"/>
          <w:sz w:val="24"/>
          <w:szCs w:val="24"/>
        </w:rPr>
        <w:t>s</w:t>
      </w:r>
      <w:r w:rsidRPr="0094265F">
        <w:rPr>
          <w:rFonts w:ascii="Times New Roman" w:hAnsi="Times New Roman"/>
          <w:sz w:val="24"/>
          <w:szCs w:val="24"/>
        </w:rPr>
        <w:t xml:space="preserve"> to influence the performance of the </w:t>
      </w:r>
      <w:del w:id="30" w:author="Author">
        <w:r w:rsidRPr="0094265F" w:rsidDel="007A7AA5">
          <w:rPr>
            <w:rFonts w:ascii="Times New Roman" w:hAnsi="Times New Roman"/>
            <w:sz w:val="24"/>
            <w:szCs w:val="24"/>
          </w:rPr>
          <w:delText>amphirol,</w:delText>
        </w:r>
      </w:del>
      <w:ins w:id="31" w:author="Author">
        <w:r w:rsidR="007A7AA5">
          <w:rPr>
            <w:rFonts w:ascii="Times New Roman" w:hAnsi="Times New Roman"/>
            <w:sz w:val="24"/>
            <w:szCs w:val="24"/>
          </w:rPr>
          <w:t>MudMaster</w:t>
        </w:r>
        <w:r w:rsidR="007A7AA5" w:rsidRPr="00AE62DA">
          <w:rPr>
            <w:rFonts w:ascii="Times New Roman" w:hAnsi="Times New Roman"/>
            <w:sz w:val="24"/>
            <w:szCs w:val="24"/>
            <w:vertAlign w:val="superscript"/>
            <w:rPrChange w:id="32" w:author="Author">
              <w:rPr>
                <w:rFonts w:ascii="Times New Roman" w:hAnsi="Times New Roman"/>
                <w:sz w:val="24"/>
                <w:szCs w:val="24"/>
              </w:rPr>
            </w:rPrChange>
          </w:rPr>
          <w:t>®</w:t>
        </w:r>
      </w:ins>
      <w:r w:rsidRPr="0094265F">
        <w:rPr>
          <w:rFonts w:ascii="Times New Roman" w:hAnsi="Times New Roman"/>
          <w:sz w:val="24"/>
          <w:szCs w:val="24"/>
        </w:rPr>
        <w:t xml:space="preserve"> the operation becomes similar to a tracked vehicle. </w:t>
      </w:r>
      <w:r>
        <w:rPr>
          <w:rFonts w:ascii="Times New Roman" w:hAnsi="Times New Roman"/>
          <w:sz w:val="24"/>
          <w:szCs w:val="24"/>
        </w:rPr>
        <w:t xml:space="preserve">As a consequence, operation of the </w:t>
      </w:r>
      <w:del w:id="33" w:author="Author">
        <w:r w:rsidDel="007A7AA5">
          <w:rPr>
            <w:rFonts w:ascii="Times New Roman" w:hAnsi="Times New Roman"/>
            <w:sz w:val="24"/>
            <w:szCs w:val="24"/>
          </w:rPr>
          <w:delText xml:space="preserve">amphirol </w:delText>
        </w:r>
      </w:del>
      <w:ins w:id="34" w:author="Author">
        <w:r w:rsidR="007A7AA5">
          <w:rPr>
            <w:rFonts w:ascii="Times New Roman" w:hAnsi="Times New Roman"/>
            <w:sz w:val="24"/>
            <w:szCs w:val="24"/>
          </w:rPr>
          <w:t>MudMaster</w:t>
        </w:r>
        <w:r w:rsidR="007A7AA5" w:rsidRPr="00AE62DA">
          <w:rPr>
            <w:rFonts w:ascii="Times New Roman" w:hAnsi="Times New Roman"/>
            <w:sz w:val="24"/>
            <w:szCs w:val="24"/>
            <w:vertAlign w:val="superscript"/>
            <w:rPrChange w:id="35" w:author="Author">
              <w:rPr>
                <w:rFonts w:ascii="Times New Roman" w:hAnsi="Times New Roman"/>
                <w:sz w:val="24"/>
                <w:szCs w:val="24"/>
              </w:rPr>
            </w:rPrChange>
          </w:rPr>
          <w:t>®</w:t>
        </w:r>
        <w:r w:rsidR="007A7AA5">
          <w:rPr>
            <w:rFonts w:ascii="Times New Roman" w:hAnsi="Times New Roman"/>
            <w:sz w:val="24"/>
            <w:szCs w:val="24"/>
          </w:rPr>
          <w:t xml:space="preserve"> </w:t>
        </w:r>
      </w:ins>
      <w:r>
        <w:rPr>
          <w:rFonts w:ascii="Times New Roman" w:hAnsi="Times New Roman"/>
          <w:sz w:val="24"/>
          <w:szCs w:val="24"/>
        </w:rPr>
        <w:t>changes significantly with increasing density</w:t>
      </w:r>
      <w:r w:rsidR="00D7195B">
        <w:rPr>
          <w:rFonts w:ascii="Times New Roman" w:hAnsi="Times New Roman"/>
          <w:sz w:val="24"/>
          <w:szCs w:val="24"/>
        </w:rPr>
        <w:t>.</w:t>
      </w:r>
      <w:r>
        <w:rPr>
          <w:rFonts w:ascii="Times New Roman" w:hAnsi="Times New Roman"/>
          <w:sz w:val="24"/>
          <w:szCs w:val="24"/>
        </w:rPr>
        <w:t xml:space="preserve"> </w:t>
      </w:r>
      <w:r w:rsidR="00D7195B">
        <w:rPr>
          <w:rFonts w:ascii="Times New Roman" w:hAnsi="Times New Roman"/>
          <w:sz w:val="24"/>
          <w:szCs w:val="24"/>
        </w:rPr>
        <w:t xml:space="preserve">Dewatering </w:t>
      </w:r>
      <w:r>
        <w:rPr>
          <w:rFonts w:ascii="Times New Roman" w:hAnsi="Times New Roman"/>
          <w:sz w:val="24"/>
          <w:szCs w:val="24"/>
        </w:rPr>
        <w:t xml:space="preserve">of the </w:t>
      </w:r>
      <w:del w:id="36" w:author="Author">
        <w:r w:rsidDel="007A7AA5">
          <w:rPr>
            <w:rFonts w:ascii="Times New Roman" w:hAnsi="Times New Roman"/>
            <w:sz w:val="24"/>
            <w:szCs w:val="24"/>
          </w:rPr>
          <w:delText>mine waste</w:delText>
        </w:r>
      </w:del>
      <w:ins w:id="37" w:author="Author">
        <w:r w:rsidR="007A7AA5">
          <w:rPr>
            <w:rFonts w:ascii="Times New Roman" w:hAnsi="Times New Roman"/>
            <w:sz w:val="24"/>
            <w:szCs w:val="24"/>
          </w:rPr>
          <w:t>tailings</w:t>
        </w:r>
      </w:ins>
      <w:r w:rsidR="003859D4">
        <w:rPr>
          <w:rFonts w:ascii="Times New Roman" w:hAnsi="Times New Roman"/>
          <w:sz w:val="24"/>
          <w:szCs w:val="24"/>
        </w:rPr>
        <w:t xml:space="preserve"> </w:t>
      </w:r>
      <w:r w:rsidR="00D7195B">
        <w:rPr>
          <w:rFonts w:ascii="Times New Roman" w:hAnsi="Times New Roman"/>
          <w:sz w:val="24"/>
          <w:szCs w:val="24"/>
        </w:rPr>
        <w:t xml:space="preserve">using </w:t>
      </w:r>
      <w:del w:id="38" w:author="Author">
        <w:r w:rsidR="00D7195B" w:rsidDel="007A7AA5">
          <w:rPr>
            <w:rFonts w:ascii="Times New Roman" w:hAnsi="Times New Roman"/>
            <w:sz w:val="24"/>
            <w:szCs w:val="24"/>
          </w:rPr>
          <w:delText xml:space="preserve">amphirols </w:delText>
        </w:r>
      </w:del>
      <w:ins w:id="39" w:author="Author">
        <w:r w:rsidR="007A7AA5">
          <w:rPr>
            <w:rFonts w:ascii="Times New Roman" w:hAnsi="Times New Roman"/>
            <w:sz w:val="24"/>
            <w:szCs w:val="24"/>
          </w:rPr>
          <w:t>MudMasters</w:t>
        </w:r>
        <w:r w:rsidR="007A7AA5" w:rsidRPr="00AE62DA">
          <w:rPr>
            <w:rFonts w:ascii="Times New Roman" w:hAnsi="Times New Roman"/>
            <w:sz w:val="24"/>
            <w:szCs w:val="24"/>
            <w:vertAlign w:val="superscript"/>
            <w:rPrChange w:id="40" w:author="Author">
              <w:rPr>
                <w:rFonts w:ascii="Times New Roman" w:hAnsi="Times New Roman"/>
                <w:sz w:val="24"/>
                <w:szCs w:val="24"/>
              </w:rPr>
            </w:rPrChange>
          </w:rPr>
          <w:t>®</w:t>
        </w:r>
        <w:r w:rsidR="007A7AA5">
          <w:rPr>
            <w:rFonts w:ascii="Times New Roman" w:hAnsi="Times New Roman"/>
            <w:sz w:val="24"/>
            <w:szCs w:val="24"/>
          </w:rPr>
          <w:t xml:space="preserve"> </w:t>
        </w:r>
      </w:ins>
      <w:r>
        <w:rPr>
          <w:rFonts w:ascii="Times New Roman" w:hAnsi="Times New Roman"/>
          <w:sz w:val="24"/>
          <w:szCs w:val="24"/>
        </w:rPr>
        <w:t xml:space="preserve">occurs </w:t>
      </w:r>
      <w:r w:rsidR="003859D4">
        <w:rPr>
          <w:rFonts w:ascii="Times New Roman" w:hAnsi="Times New Roman"/>
          <w:sz w:val="24"/>
          <w:szCs w:val="24"/>
        </w:rPr>
        <w:t>due to:</w:t>
      </w:r>
    </w:p>
    <w:p w14:paraId="647AABD9" w14:textId="77777777" w:rsidR="003859D4" w:rsidRDefault="003859D4" w:rsidP="003859D4">
      <w:pPr>
        <w:pStyle w:val="ListParagraph"/>
        <w:numPr>
          <w:ilvl w:val="0"/>
          <w:numId w:val="9"/>
        </w:numPr>
        <w:spacing w:after="120"/>
        <w:jc w:val="both"/>
        <w:rPr>
          <w:rFonts w:ascii="Times New Roman" w:hAnsi="Times New Roman"/>
          <w:sz w:val="24"/>
          <w:szCs w:val="24"/>
        </w:rPr>
      </w:pPr>
      <w:r w:rsidRPr="005F2D96">
        <w:rPr>
          <w:rFonts w:ascii="Times New Roman" w:hAnsi="Times New Roman"/>
          <w:sz w:val="24"/>
          <w:szCs w:val="24"/>
        </w:rPr>
        <w:t xml:space="preserve">Drainage of water to the surface, from where it can </w:t>
      </w:r>
      <w:r>
        <w:rPr>
          <w:rFonts w:ascii="Times New Roman" w:hAnsi="Times New Roman"/>
          <w:sz w:val="24"/>
          <w:szCs w:val="24"/>
        </w:rPr>
        <w:t xml:space="preserve">gravitationally </w:t>
      </w:r>
      <w:r w:rsidRPr="005F2D96">
        <w:rPr>
          <w:rFonts w:ascii="Times New Roman" w:hAnsi="Times New Roman"/>
          <w:sz w:val="24"/>
          <w:szCs w:val="24"/>
        </w:rPr>
        <w:t>flow to a drainage channel,</w:t>
      </w:r>
    </w:p>
    <w:p w14:paraId="511F993E" w14:textId="71DA3600" w:rsidR="003859D4" w:rsidRDefault="007A7AA5" w:rsidP="003859D4">
      <w:pPr>
        <w:pStyle w:val="ListParagraph"/>
        <w:numPr>
          <w:ilvl w:val="0"/>
          <w:numId w:val="9"/>
        </w:numPr>
        <w:spacing w:after="120"/>
        <w:jc w:val="both"/>
        <w:rPr>
          <w:rFonts w:ascii="Times New Roman" w:hAnsi="Times New Roman"/>
          <w:sz w:val="24"/>
          <w:szCs w:val="24"/>
        </w:rPr>
      </w:pPr>
      <w:ins w:id="41" w:author="Author">
        <w:r>
          <w:rPr>
            <w:rFonts w:ascii="Times New Roman" w:hAnsi="Times New Roman"/>
            <w:sz w:val="24"/>
            <w:szCs w:val="24"/>
          </w:rPr>
          <w:t>O</w:t>
        </w:r>
      </w:ins>
      <w:del w:id="42" w:author="Author">
        <w:r w:rsidR="003859D4" w:rsidRPr="005F2D96" w:rsidDel="007A7AA5">
          <w:rPr>
            <w:rFonts w:ascii="Times New Roman" w:hAnsi="Times New Roman"/>
            <w:sz w:val="24"/>
            <w:szCs w:val="24"/>
          </w:rPr>
          <w:delText>o</w:delText>
        </w:r>
      </w:del>
      <w:r w:rsidR="003859D4" w:rsidRPr="005F2D96">
        <w:rPr>
          <w:rFonts w:ascii="Times New Roman" w:hAnsi="Times New Roman"/>
          <w:sz w:val="24"/>
          <w:szCs w:val="24"/>
        </w:rPr>
        <w:t>vercoming of hindered sedimentation, which prevents further consolidation due to self-weight only, and</w:t>
      </w:r>
    </w:p>
    <w:p w14:paraId="4446D190" w14:textId="5B56A565" w:rsidR="003859D4" w:rsidRPr="003859D4" w:rsidRDefault="007A7AA5" w:rsidP="003859D4">
      <w:pPr>
        <w:pStyle w:val="ListParagraph"/>
        <w:numPr>
          <w:ilvl w:val="0"/>
          <w:numId w:val="9"/>
        </w:numPr>
        <w:spacing w:after="120"/>
        <w:jc w:val="both"/>
        <w:rPr>
          <w:rFonts w:ascii="Times New Roman" w:hAnsi="Times New Roman"/>
          <w:sz w:val="24"/>
          <w:szCs w:val="24"/>
        </w:rPr>
      </w:pPr>
      <w:ins w:id="43" w:author="Author">
        <w:r>
          <w:rPr>
            <w:rFonts w:ascii="Times New Roman" w:hAnsi="Times New Roman"/>
            <w:sz w:val="24"/>
            <w:szCs w:val="24"/>
          </w:rPr>
          <w:t>I</w:t>
        </w:r>
      </w:ins>
      <w:del w:id="44" w:author="Author">
        <w:r w:rsidR="003859D4" w:rsidRPr="005F2D96" w:rsidDel="007A7AA5">
          <w:rPr>
            <w:rFonts w:ascii="Times New Roman" w:hAnsi="Times New Roman"/>
            <w:sz w:val="24"/>
            <w:szCs w:val="24"/>
          </w:rPr>
          <w:delText>i</w:delText>
        </w:r>
      </w:del>
      <w:r w:rsidR="003859D4" w:rsidRPr="005F2D96">
        <w:rPr>
          <w:rFonts w:ascii="Times New Roman" w:hAnsi="Times New Roman"/>
          <w:sz w:val="24"/>
          <w:szCs w:val="24"/>
        </w:rPr>
        <w:t xml:space="preserve">ncreased evaporation as the </w:t>
      </w:r>
      <w:r w:rsidR="003859D4">
        <w:rPr>
          <w:rFonts w:ascii="Times New Roman" w:hAnsi="Times New Roman"/>
          <w:sz w:val="24"/>
          <w:szCs w:val="24"/>
        </w:rPr>
        <w:t xml:space="preserve">soil </w:t>
      </w:r>
      <w:r w:rsidR="003859D4" w:rsidRPr="005F2D96">
        <w:rPr>
          <w:rFonts w:ascii="Times New Roman" w:hAnsi="Times New Roman"/>
          <w:sz w:val="24"/>
          <w:szCs w:val="24"/>
        </w:rPr>
        <w:t>surface is kept water saturated and thus evaporation at its maximum.</w:t>
      </w:r>
    </w:p>
    <w:p w14:paraId="6BE26CAF" w14:textId="3C4A65FC" w:rsidR="003859D4" w:rsidRDefault="007A7AA5" w:rsidP="003859D4">
      <w:pPr>
        <w:spacing w:after="0"/>
        <w:jc w:val="both"/>
        <w:rPr>
          <w:rFonts w:ascii="Times New Roman" w:hAnsi="Times New Roman"/>
          <w:sz w:val="24"/>
          <w:szCs w:val="24"/>
        </w:rPr>
      </w:pPr>
      <w:ins w:id="45" w:author="Author">
        <w:r>
          <w:rPr>
            <w:rFonts w:ascii="Times New Roman" w:hAnsi="Times New Roman"/>
            <w:sz w:val="24"/>
            <w:szCs w:val="24"/>
          </w:rPr>
          <w:lastRenderedPageBreak/>
          <w:t xml:space="preserve">AMC is an emerging tailings management technology. Increasing exposure of this technology to the mining industry requires collection of dewatering tailings data of sufficient robustness to support a TSF business case. </w:t>
        </w:r>
      </w:ins>
      <w:del w:id="46" w:author="Author">
        <w:r w:rsidR="003859D4" w:rsidDel="007A7AA5">
          <w:rPr>
            <w:rFonts w:ascii="Times New Roman" w:hAnsi="Times New Roman"/>
            <w:sz w:val="24"/>
            <w:szCs w:val="24"/>
          </w:rPr>
          <w:delText xml:space="preserve">Unfortunately, mud farming is not used often enough so far, because it is not possible yet to quantify the success of the mud farming operation in terms of </w:delText>
        </w:r>
        <w:r w:rsidR="00012F97" w:rsidDel="007A7AA5">
          <w:rPr>
            <w:rFonts w:ascii="Times New Roman" w:hAnsi="Times New Roman"/>
            <w:sz w:val="24"/>
            <w:szCs w:val="24"/>
          </w:rPr>
          <w:delText xml:space="preserve">an </w:delText>
        </w:r>
        <w:r w:rsidR="003859D4" w:rsidDel="007A7AA5">
          <w:rPr>
            <w:rFonts w:ascii="Times New Roman" w:hAnsi="Times New Roman"/>
            <w:sz w:val="24"/>
            <w:szCs w:val="24"/>
          </w:rPr>
          <w:delText xml:space="preserve">increased density. </w:delText>
        </w:r>
      </w:del>
      <w:r w:rsidR="003859D4">
        <w:rPr>
          <w:rFonts w:ascii="Times New Roman" w:hAnsi="Times New Roman"/>
          <w:sz w:val="24"/>
          <w:szCs w:val="24"/>
        </w:rPr>
        <w:t xml:space="preserve">Furthermore, the type of </w:t>
      </w:r>
      <w:del w:id="47" w:author="Author">
        <w:r w:rsidR="003859D4" w:rsidDel="007A7AA5">
          <w:rPr>
            <w:rFonts w:ascii="Times New Roman" w:hAnsi="Times New Roman"/>
            <w:sz w:val="24"/>
            <w:szCs w:val="24"/>
          </w:rPr>
          <w:delText>mine waste</w:delText>
        </w:r>
      </w:del>
      <w:ins w:id="48" w:author="Author">
        <w:r>
          <w:rPr>
            <w:rFonts w:ascii="Times New Roman" w:hAnsi="Times New Roman"/>
            <w:sz w:val="24"/>
            <w:szCs w:val="24"/>
          </w:rPr>
          <w:t>tailings</w:t>
        </w:r>
      </w:ins>
      <w:r w:rsidR="003859D4">
        <w:rPr>
          <w:rFonts w:ascii="Times New Roman" w:hAnsi="Times New Roman"/>
          <w:sz w:val="24"/>
          <w:szCs w:val="24"/>
        </w:rPr>
        <w:t xml:space="preserve"> </w:t>
      </w:r>
      <w:r w:rsidR="00012F97">
        <w:rPr>
          <w:rFonts w:ascii="Times New Roman" w:hAnsi="Times New Roman"/>
          <w:sz w:val="24"/>
          <w:szCs w:val="24"/>
        </w:rPr>
        <w:t xml:space="preserve">sometimes does </w:t>
      </w:r>
      <w:r w:rsidR="003859D4">
        <w:rPr>
          <w:rFonts w:ascii="Times New Roman" w:hAnsi="Times New Roman"/>
          <w:sz w:val="24"/>
          <w:szCs w:val="24"/>
        </w:rPr>
        <w:t xml:space="preserve">not allow the operation of the </w:t>
      </w:r>
      <w:del w:id="49" w:author="Author">
        <w:r w:rsidR="003859D4" w:rsidDel="007A7AA5">
          <w:rPr>
            <w:rFonts w:ascii="Times New Roman" w:hAnsi="Times New Roman"/>
            <w:sz w:val="24"/>
            <w:szCs w:val="24"/>
          </w:rPr>
          <w:delText xml:space="preserve">amphirol </w:delText>
        </w:r>
      </w:del>
      <w:ins w:id="50" w:author="Author">
        <w:r>
          <w:rPr>
            <w:rFonts w:ascii="Times New Roman" w:hAnsi="Times New Roman"/>
            <w:sz w:val="24"/>
            <w:szCs w:val="24"/>
          </w:rPr>
          <w:t>MudMaster</w:t>
        </w:r>
        <w:r w:rsidRPr="00AE62DA">
          <w:rPr>
            <w:rFonts w:ascii="Times New Roman" w:hAnsi="Times New Roman"/>
            <w:sz w:val="24"/>
            <w:szCs w:val="24"/>
            <w:vertAlign w:val="superscript"/>
            <w:rPrChange w:id="51" w:author="Author">
              <w:rPr>
                <w:rFonts w:ascii="Times New Roman" w:hAnsi="Times New Roman"/>
                <w:sz w:val="24"/>
                <w:szCs w:val="24"/>
              </w:rPr>
            </w:rPrChange>
          </w:rPr>
          <w:t>®</w:t>
        </w:r>
        <w:r>
          <w:rPr>
            <w:rFonts w:ascii="Times New Roman" w:hAnsi="Times New Roman"/>
            <w:sz w:val="24"/>
            <w:szCs w:val="24"/>
          </w:rPr>
          <w:t xml:space="preserve"> </w:t>
        </w:r>
      </w:ins>
      <w:r w:rsidR="003859D4">
        <w:rPr>
          <w:rFonts w:ascii="Times New Roman" w:hAnsi="Times New Roman"/>
          <w:sz w:val="24"/>
          <w:szCs w:val="24"/>
        </w:rPr>
        <w:t>using a</w:t>
      </w:r>
      <w:r w:rsidR="00012F97">
        <w:rPr>
          <w:rFonts w:ascii="Times New Roman" w:hAnsi="Times New Roman"/>
          <w:sz w:val="24"/>
          <w:szCs w:val="24"/>
        </w:rPr>
        <w:t xml:space="preserve"> human operator</w:t>
      </w:r>
      <w:r w:rsidR="003859D4">
        <w:rPr>
          <w:rFonts w:ascii="Times New Roman" w:hAnsi="Times New Roman"/>
          <w:sz w:val="24"/>
          <w:szCs w:val="24"/>
        </w:rPr>
        <w:t xml:space="preserve">. </w:t>
      </w:r>
      <w:r w:rsidR="0094265F">
        <w:rPr>
          <w:rFonts w:ascii="Times New Roman" w:hAnsi="Times New Roman"/>
          <w:sz w:val="24"/>
          <w:szCs w:val="24"/>
        </w:rPr>
        <w:t xml:space="preserve">The application of </w:t>
      </w:r>
      <w:del w:id="52" w:author="Author">
        <w:r w:rsidR="0094265F" w:rsidDel="007A7AA5">
          <w:rPr>
            <w:rFonts w:ascii="Times New Roman" w:hAnsi="Times New Roman"/>
            <w:sz w:val="24"/>
            <w:szCs w:val="24"/>
          </w:rPr>
          <w:delText>amphirols for mud farming</w:delText>
        </w:r>
      </w:del>
      <w:ins w:id="53" w:author="Author">
        <w:r>
          <w:rPr>
            <w:rFonts w:ascii="Times New Roman" w:hAnsi="Times New Roman"/>
            <w:sz w:val="24"/>
            <w:szCs w:val="24"/>
          </w:rPr>
          <w:t>MudMasters</w:t>
        </w:r>
        <w:r w:rsidRPr="00AE62DA">
          <w:rPr>
            <w:rFonts w:ascii="Times New Roman" w:hAnsi="Times New Roman"/>
            <w:sz w:val="24"/>
            <w:szCs w:val="24"/>
            <w:vertAlign w:val="superscript"/>
            <w:rPrChange w:id="54" w:author="Author">
              <w:rPr>
                <w:rFonts w:ascii="Times New Roman" w:hAnsi="Times New Roman"/>
                <w:sz w:val="24"/>
                <w:szCs w:val="24"/>
              </w:rPr>
            </w:rPrChange>
          </w:rPr>
          <w:t>®</w:t>
        </w:r>
        <w:r>
          <w:rPr>
            <w:rFonts w:ascii="Times New Roman" w:hAnsi="Times New Roman"/>
            <w:sz w:val="24"/>
            <w:szCs w:val="24"/>
          </w:rPr>
          <w:t xml:space="preserve"> for tailings management</w:t>
        </w:r>
      </w:ins>
      <w:r w:rsidR="0094265F">
        <w:rPr>
          <w:rFonts w:ascii="Times New Roman" w:hAnsi="Times New Roman"/>
          <w:sz w:val="24"/>
          <w:szCs w:val="24"/>
        </w:rPr>
        <w:t xml:space="preserve"> can be improved if the following key questions are mastered:</w:t>
      </w:r>
    </w:p>
    <w:p w14:paraId="0731BC16" w14:textId="5D3AAAFC" w:rsidR="0094265F" w:rsidRDefault="00E842D3" w:rsidP="0094265F">
      <w:pPr>
        <w:pStyle w:val="ListParagraph"/>
        <w:numPr>
          <w:ilvl w:val="0"/>
          <w:numId w:val="10"/>
        </w:numPr>
        <w:spacing w:after="0"/>
        <w:jc w:val="both"/>
        <w:rPr>
          <w:rFonts w:ascii="Times New Roman" w:hAnsi="Times New Roman"/>
          <w:sz w:val="24"/>
          <w:szCs w:val="24"/>
        </w:rPr>
      </w:pPr>
      <w:r>
        <w:rPr>
          <w:rFonts w:ascii="Times New Roman" w:hAnsi="Times New Roman"/>
          <w:sz w:val="24"/>
          <w:szCs w:val="24"/>
        </w:rPr>
        <w:t xml:space="preserve">Which sensing technology </w:t>
      </w:r>
      <w:r w:rsidR="0094265F">
        <w:rPr>
          <w:rFonts w:ascii="Times New Roman" w:hAnsi="Times New Roman"/>
          <w:sz w:val="24"/>
          <w:szCs w:val="24"/>
        </w:rPr>
        <w:t xml:space="preserve">can </w:t>
      </w:r>
      <w:r>
        <w:rPr>
          <w:rFonts w:ascii="Times New Roman" w:hAnsi="Times New Roman"/>
          <w:sz w:val="24"/>
          <w:szCs w:val="24"/>
        </w:rPr>
        <w:t xml:space="preserve">be used to measure </w:t>
      </w:r>
      <w:r w:rsidR="0094265F">
        <w:rPr>
          <w:rFonts w:ascii="Times New Roman" w:hAnsi="Times New Roman"/>
          <w:sz w:val="24"/>
          <w:szCs w:val="24"/>
        </w:rPr>
        <w:t xml:space="preserve">the change </w:t>
      </w:r>
      <w:r>
        <w:rPr>
          <w:rFonts w:ascii="Times New Roman" w:hAnsi="Times New Roman"/>
          <w:sz w:val="24"/>
          <w:szCs w:val="24"/>
        </w:rPr>
        <w:t xml:space="preserve">in </w:t>
      </w:r>
      <w:ins w:id="55" w:author="Author">
        <w:r w:rsidR="007A7AA5">
          <w:rPr>
            <w:rFonts w:ascii="Times New Roman" w:hAnsi="Times New Roman"/>
            <w:sz w:val="24"/>
            <w:szCs w:val="24"/>
          </w:rPr>
          <w:t xml:space="preserve">tailings </w:t>
        </w:r>
      </w:ins>
      <w:r w:rsidR="0094265F">
        <w:rPr>
          <w:rFonts w:ascii="Times New Roman" w:hAnsi="Times New Roman"/>
          <w:sz w:val="24"/>
          <w:szCs w:val="24"/>
        </w:rPr>
        <w:t xml:space="preserve">density </w:t>
      </w:r>
      <w:r>
        <w:rPr>
          <w:rFonts w:ascii="Times New Roman" w:hAnsi="Times New Roman"/>
          <w:sz w:val="24"/>
          <w:szCs w:val="24"/>
        </w:rPr>
        <w:t xml:space="preserve">continuously </w:t>
      </w:r>
      <w:r w:rsidR="0094265F">
        <w:rPr>
          <w:rFonts w:ascii="Times New Roman" w:hAnsi="Times New Roman"/>
          <w:sz w:val="24"/>
          <w:szCs w:val="24"/>
        </w:rPr>
        <w:t xml:space="preserve">during </w:t>
      </w:r>
      <w:r>
        <w:rPr>
          <w:rFonts w:ascii="Times New Roman" w:hAnsi="Times New Roman"/>
          <w:sz w:val="24"/>
          <w:szCs w:val="24"/>
        </w:rPr>
        <w:t xml:space="preserve">the </w:t>
      </w:r>
      <w:r w:rsidR="0094265F">
        <w:rPr>
          <w:rFonts w:ascii="Times New Roman" w:hAnsi="Times New Roman"/>
          <w:sz w:val="24"/>
          <w:szCs w:val="24"/>
        </w:rPr>
        <w:t xml:space="preserve">operation of the </w:t>
      </w:r>
      <w:del w:id="56" w:author="Author">
        <w:r w:rsidR="0094265F" w:rsidDel="007A7AA5">
          <w:rPr>
            <w:rFonts w:ascii="Times New Roman" w:hAnsi="Times New Roman"/>
            <w:sz w:val="24"/>
            <w:szCs w:val="24"/>
          </w:rPr>
          <w:delText>amphirol</w:delText>
        </w:r>
      </w:del>
      <w:ins w:id="57" w:author="Author">
        <w:r w:rsidR="007A7AA5">
          <w:rPr>
            <w:rFonts w:ascii="Times New Roman" w:hAnsi="Times New Roman"/>
            <w:sz w:val="24"/>
            <w:szCs w:val="24"/>
          </w:rPr>
          <w:t>MudMaster</w:t>
        </w:r>
        <w:r w:rsidR="007A7AA5" w:rsidRPr="00AE62DA">
          <w:rPr>
            <w:rFonts w:ascii="Times New Roman" w:hAnsi="Times New Roman"/>
            <w:sz w:val="24"/>
            <w:szCs w:val="24"/>
            <w:vertAlign w:val="superscript"/>
            <w:rPrChange w:id="58" w:author="Author">
              <w:rPr>
                <w:rFonts w:ascii="Times New Roman" w:hAnsi="Times New Roman"/>
                <w:sz w:val="24"/>
                <w:szCs w:val="24"/>
              </w:rPr>
            </w:rPrChange>
          </w:rPr>
          <w:t>®</w:t>
        </w:r>
      </w:ins>
      <w:r>
        <w:rPr>
          <w:rFonts w:ascii="Times New Roman" w:hAnsi="Times New Roman"/>
          <w:sz w:val="24"/>
          <w:szCs w:val="24"/>
        </w:rPr>
        <w:t>?</w:t>
      </w:r>
    </w:p>
    <w:p w14:paraId="05899C43" w14:textId="2DFB28EA" w:rsidR="00E842D3" w:rsidRDefault="00E842D3" w:rsidP="0094265F">
      <w:pPr>
        <w:pStyle w:val="ListParagraph"/>
        <w:numPr>
          <w:ilvl w:val="0"/>
          <w:numId w:val="10"/>
        </w:numPr>
        <w:spacing w:after="0"/>
        <w:jc w:val="both"/>
        <w:rPr>
          <w:rFonts w:ascii="Times New Roman" w:hAnsi="Times New Roman"/>
          <w:sz w:val="24"/>
          <w:szCs w:val="24"/>
        </w:rPr>
      </w:pPr>
      <w:r>
        <w:rPr>
          <w:rFonts w:ascii="Times New Roman" w:hAnsi="Times New Roman"/>
          <w:sz w:val="24"/>
          <w:szCs w:val="24"/>
        </w:rPr>
        <w:t xml:space="preserve">How can the </w:t>
      </w:r>
      <w:del w:id="59" w:author="Author">
        <w:r w:rsidDel="007A7AA5">
          <w:rPr>
            <w:rFonts w:ascii="Times New Roman" w:hAnsi="Times New Roman"/>
            <w:sz w:val="24"/>
            <w:szCs w:val="24"/>
          </w:rPr>
          <w:delText xml:space="preserve">amphirol </w:delText>
        </w:r>
      </w:del>
      <w:ins w:id="60" w:author="Author">
        <w:r w:rsidR="007A7AA5">
          <w:rPr>
            <w:rFonts w:ascii="Times New Roman" w:hAnsi="Times New Roman"/>
            <w:sz w:val="24"/>
            <w:szCs w:val="24"/>
          </w:rPr>
          <w:t>MudMaster</w:t>
        </w:r>
        <w:r w:rsidR="007A7AA5" w:rsidRPr="00AE62DA">
          <w:rPr>
            <w:rFonts w:ascii="Times New Roman" w:hAnsi="Times New Roman"/>
            <w:sz w:val="24"/>
            <w:szCs w:val="24"/>
            <w:vertAlign w:val="superscript"/>
            <w:rPrChange w:id="61" w:author="Author">
              <w:rPr>
                <w:rFonts w:ascii="Times New Roman" w:hAnsi="Times New Roman"/>
                <w:sz w:val="24"/>
                <w:szCs w:val="24"/>
              </w:rPr>
            </w:rPrChange>
          </w:rPr>
          <w:t xml:space="preserve">® </w:t>
        </w:r>
      </w:ins>
      <w:r>
        <w:rPr>
          <w:rFonts w:ascii="Times New Roman" w:hAnsi="Times New Roman"/>
          <w:sz w:val="24"/>
          <w:szCs w:val="24"/>
        </w:rPr>
        <w:t>be automatized using information on the density of the soil?</w:t>
      </w:r>
    </w:p>
    <w:p w14:paraId="262F245B" w14:textId="48218CAE" w:rsidR="00E842D3" w:rsidRDefault="00E842D3" w:rsidP="0094265F">
      <w:pPr>
        <w:pStyle w:val="ListParagraph"/>
        <w:numPr>
          <w:ilvl w:val="0"/>
          <w:numId w:val="10"/>
        </w:numPr>
        <w:spacing w:after="0"/>
        <w:jc w:val="both"/>
        <w:rPr>
          <w:rFonts w:ascii="Times New Roman" w:hAnsi="Times New Roman"/>
          <w:sz w:val="24"/>
          <w:szCs w:val="24"/>
        </w:rPr>
      </w:pPr>
      <w:r>
        <w:rPr>
          <w:rFonts w:ascii="Times New Roman" w:hAnsi="Times New Roman"/>
          <w:sz w:val="24"/>
          <w:szCs w:val="24"/>
        </w:rPr>
        <w:t xml:space="preserve">How can the overall operation of the </w:t>
      </w:r>
      <w:del w:id="62" w:author="Author">
        <w:r w:rsidDel="007A7AA5">
          <w:rPr>
            <w:rFonts w:ascii="Times New Roman" w:hAnsi="Times New Roman"/>
            <w:sz w:val="24"/>
            <w:szCs w:val="24"/>
          </w:rPr>
          <w:delText xml:space="preserve">amphirol </w:delText>
        </w:r>
      </w:del>
      <w:ins w:id="63" w:author="Author">
        <w:r w:rsidR="007A7AA5">
          <w:rPr>
            <w:rFonts w:ascii="Times New Roman" w:hAnsi="Times New Roman"/>
            <w:sz w:val="24"/>
            <w:szCs w:val="24"/>
          </w:rPr>
          <w:t>MudMaster</w:t>
        </w:r>
        <w:r w:rsidR="007A7AA5" w:rsidRPr="00AE62DA">
          <w:rPr>
            <w:rFonts w:ascii="Times New Roman" w:hAnsi="Times New Roman"/>
            <w:sz w:val="24"/>
            <w:szCs w:val="24"/>
            <w:vertAlign w:val="superscript"/>
            <w:rPrChange w:id="64" w:author="Author">
              <w:rPr>
                <w:rFonts w:ascii="Times New Roman" w:hAnsi="Times New Roman"/>
                <w:sz w:val="24"/>
                <w:szCs w:val="24"/>
              </w:rPr>
            </w:rPrChange>
          </w:rPr>
          <w:t>®</w:t>
        </w:r>
        <w:r w:rsidR="007A7AA5">
          <w:rPr>
            <w:rFonts w:ascii="Times New Roman" w:hAnsi="Times New Roman"/>
            <w:sz w:val="24"/>
            <w:szCs w:val="24"/>
          </w:rPr>
          <w:t xml:space="preserve"> </w:t>
        </w:r>
      </w:ins>
      <w:r>
        <w:rPr>
          <w:rFonts w:ascii="Times New Roman" w:hAnsi="Times New Roman"/>
          <w:sz w:val="24"/>
          <w:szCs w:val="24"/>
        </w:rPr>
        <w:t>be optimized based on a comprehensive overview of the density covering the complete surface of the TSF?</w:t>
      </w:r>
    </w:p>
    <w:p w14:paraId="4152F23E" w14:textId="302DDF1A" w:rsidR="000C38DD" w:rsidRDefault="00D7195B" w:rsidP="00E842D3">
      <w:pPr>
        <w:spacing w:after="120"/>
        <w:jc w:val="both"/>
        <w:rPr>
          <w:rFonts w:ascii="Times New Roman" w:hAnsi="Times New Roman"/>
          <w:sz w:val="24"/>
          <w:szCs w:val="24"/>
        </w:rPr>
      </w:pPr>
      <w:r>
        <w:rPr>
          <w:rFonts w:ascii="Times New Roman" w:hAnsi="Times New Roman"/>
          <w:sz w:val="24"/>
          <w:szCs w:val="24"/>
        </w:rPr>
        <w:t xml:space="preserve">Equipped with </w:t>
      </w:r>
      <w:r w:rsidR="00E842D3">
        <w:rPr>
          <w:rFonts w:ascii="Times New Roman" w:hAnsi="Times New Roman"/>
          <w:sz w:val="24"/>
          <w:szCs w:val="24"/>
        </w:rPr>
        <w:t xml:space="preserve">the </w:t>
      </w:r>
      <w:r w:rsidR="00591805">
        <w:rPr>
          <w:rFonts w:ascii="Times New Roman" w:hAnsi="Times New Roman"/>
          <w:sz w:val="24"/>
          <w:szCs w:val="24"/>
        </w:rPr>
        <w:t>appropriate</w:t>
      </w:r>
      <w:r w:rsidR="00E842D3">
        <w:rPr>
          <w:rFonts w:ascii="Times New Roman" w:hAnsi="Times New Roman"/>
          <w:sz w:val="24"/>
          <w:szCs w:val="24"/>
        </w:rPr>
        <w:t xml:space="preserve"> sensing technology, the </w:t>
      </w:r>
      <w:del w:id="65" w:author="Author">
        <w:r w:rsidR="00E842D3" w:rsidDel="007A7AA5">
          <w:rPr>
            <w:rFonts w:ascii="Times New Roman" w:hAnsi="Times New Roman"/>
            <w:sz w:val="24"/>
            <w:szCs w:val="24"/>
          </w:rPr>
          <w:delText xml:space="preserve">amphirol </w:delText>
        </w:r>
      </w:del>
      <w:ins w:id="66" w:author="Author">
        <w:r w:rsidR="007A7AA5">
          <w:rPr>
            <w:rFonts w:ascii="Times New Roman" w:hAnsi="Times New Roman"/>
            <w:sz w:val="24"/>
            <w:szCs w:val="24"/>
          </w:rPr>
          <w:t>MudMaster</w:t>
        </w:r>
        <w:r w:rsidR="007A7AA5" w:rsidRPr="00AE62DA">
          <w:rPr>
            <w:rFonts w:ascii="Times New Roman" w:hAnsi="Times New Roman"/>
            <w:sz w:val="24"/>
            <w:szCs w:val="24"/>
            <w:vertAlign w:val="superscript"/>
            <w:rPrChange w:id="67" w:author="Author">
              <w:rPr>
                <w:rFonts w:ascii="Times New Roman" w:hAnsi="Times New Roman"/>
                <w:sz w:val="24"/>
                <w:szCs w:val="24"/>
              </w:rPr>
            </w:rPrChange>
          </w:rPr>
          <w:t>®</w:t>
        </w:r>
        <w:r w:rsidR="007A7AA5">
          <w:rPr>
            <w:rFonts w:ascii="Times New Roman" w:hAnsi="Times New Roman"/>
            <w:sz w:val="24"/>
            <w:szCs w:val="24"/>
          </w:rPr>
          <w:t xml:space="preserve"> </w:t>
        </w:r>
      </w:ins>
      <w:r w:rsidR="00E842D3">
        <w:rPr>
          <w:rFonts w:ascii="Times New Roman" w:hAnsi="Times New Roman"/>
          <w:sz w:val="24"/>
          <w:szCs w:val="24"/>
        </w:rPr>
        <w:t xml:space="preserve">can be considered as a moving testing facility collecting information on the TSF that can be used at a later stage to assess its long-term geotechnical and environmental stability. For this purpose, the sensing technology needs to allow the measurement of other parameters besides of the density, such as </w:t>
      </w:r>
      <w:r w:rsidR="00E842D3" w:rsidRPr="00E842D3">
        <w:rPr>
          <w:rFonts w:ascii="Times New Roman" w:hAnsi="Times New Roman"/>
          <w:sz w:val="24"/>
          <w:szCs w:val="24"/>
        </w:rPr>
        <w:t>clay content, mineralogy, particle size distribution and metal content.</w:t>
      </w:r>
    </w:p>
    <w:p w14:paraId="7C76C09C" w14:textId="77777777" w:rsidR="003859D4" w:rsidRPr="00591805" w:rsidRDefault="003859D4" w:rsidP="003859D4">
      <w:pPr>
        <w:spacing w:after="0"/>
        <w:jc w:val="both"/>
        <w:rPr>
          <w:rFonts w:ascii="Times New Roman" w:hAnsi="Times New Roman"/>
          <w:sz w:val="24"/>
          <w:szCs w:val="24"/>
          <w:u w:val="single"/>
        </w:rPr>
      </w:pPr>
      <w:r w:rsidRPr="00591805">
        <w:rPr>
          <w:rFonts w:ascii="Times New Roman" w:hAnsi="Times New Roman"/>
          <w:sz w:val="24"/>
          <w:szCs w:val="24"/>
          <w:u w:val="single"/>
        </w:rPr>
        <w:t xml:space="preserve">Overall aim </w:t>
      </w:r>
    </w:p>
    <w:p w14:paraId="030C5E44" w14:textId="50F26E93" w:rsidR="003859D4" w:rsidRDefault="00591805" w:rsidP="0078052A">
      <w:pPr>
        <w:spacing w:after="120"/>
        <w:jc w:val="both"/>
        <w:rPr>
          <w:rFonts w:ascii="Times New Roman" w:hAnsi="Times New Roman"/>
          <w:sz w:val="24"/>
          <w:szCs w:val="24"/>
        </w:rPr>
      </w:pPr>
      <w:r>
        <w:rPr>
          <w:rFonts w:ascii="Times New Roman" w:hAnsi="Times New Roman"/>
          <w:sz w:val="24"/>
          <w:szCs w:val="24"/>
        </w:rPr>
        <w:t xml:space="preserve">The overall aim of this project is to develop a sensing technology based on the measurement of the dielectric permittivity for selected frequency windows to quantify the density of </w:t>
      </w:r>
      <w:del w:id="68" w:author="Author">
        <w:r w:rsidDel="007A7AA5">
          <w:rPr>
            <w:rFonts w:ascii="Times New Roman" w:hAnsi="Times New Roman"/>
            <w:sz w:val="24"/>
            <w:szCs w:val="24"/>
          </w:rPr>
          <w:delText>mine waste</w:delText>
        </w:r>
      </w:del>
      <w:ins w:id="69" w:author="Author">
        <w:r w:rsidR="007A7AA5">
          <w:rPr>
            <w:rFonts w:ascii="Times New Roman" w:hAnsi="Times New Roman"/>
            <w:sz w:val="24"/>
            <w:szCs w:val="24"/>
          </w:rPr>
          <w:t>tailings</w:t>
        </w:r>
      </w:ins>
      <w:r>
        <w:rPr>
          <w:rFonts w:ascii="Times New Roman" w:hAnsi="Times New Roman"/>
          <w:sz w:val="24"/>
          <w:szCs w:val="24"/>
        </w:rPr>
        <w:t xml:space="preserve"> as the main targeted </w:t>
      </w:r>
      <w:r w:rsidR="0078052A">
        <w:rPr>
          <w:rFonts w:ascii="Times New Roman" w:hAnsi="Times New Roman"/>
          <w:sz w:val="24"/>
          <w:szCs w:val="24"/>
        </w:rPr>
        <w:t>information</w:t>
      </w:r>
      <w:r>
        <w:rPr>
          <w:rFonts w:ascii="Times New Roman" w:hAnsi="Times New Roman"/>
          <w:sz w:val="24"/>
          <w:szCs w:val="24"/>
        </w:rPr>
        <w:t xml:space="preserve"> and further parameters that </w:t>
      </w:r>
      <w:r w:rsidR="0078052A">
        <w:rPr>
          <w:rFonts w:ascii="Times New Roman" w:hAnsi="Times New Roman"/>
          <w:sz w:val="24"/>
          <w:szCs w:val="24"/>
        </w:rPr>
        <w:t xml:space="preserve">allow a more comprehensive characterization of the </w:t>
      </w:r>
      <w:del w:id="70" w:author="Author">
        <w:r w:rsidR="0078052A" w:rsidDel="007A7AA5">
          <w:rPr>
            <w:rFonts w:ascii="Times New Roman" w:hAnsi="Times New Roman"/>
            <w:sz w:val="24"/>
            <w:szCs w:val="24"/>
          </w:rPr>
          <w:delText>mine waste</w:delText>
        </w:r>
      </w:del>
      <w:ins w:id="71" w:author="Author">
        <w:r w:rsidR="007A7AA5">
          <w:rPr>
            <w:rFonts w:ascii="Times New Roman" w:hAnsi="Times New Roman"/>
            <w:sz w:val="24"/>
            <w:szCs w:val="24"/>
          </w:rPr>
          <w:t>tailings</w:t>
        </w:r>
      </w:ins>
      <w:r w:rsidR="0078052A">
        <w:rPr>
          <w:rFonts w:ascii="Times New Roman" w:hAnsi="Times New Roman"/>
          <w:sz w:val="24"/>
          <w:szCs w:val="24"/>
        </w:rPr>
        <w:t xml:space="preserve"> allowing the automation of the </w:t>
      </w:r>
      <w:del w:id="72" w:author="Author">
        <w:r w:rsidR="0078052A" w:rsidDel="007A7AA5">
          <w:rPr>
            <w:rFonts w:ascii="Times New Roman" w:hAnsi="Times New Roman"/>
            <w:sz w:val="24"/>
            <w:szCs w:val="24"/>
          </w:rPr>
          <w:delText xml:space="preserve">amphirol </w:delText>
        </w:r>
      </w:del>
      <w:ins w:id="73" w:author="Author">
        <w:r w:rsidR="007A7AA5">
          <w:rPr>
            <w:rFonts w:ascii="Times New Roman" w:hAnsi="Times New Roman"/>
            <w:sz w:val="24"/>
            <w:szCs w:val="24"/>
          </w:rPr>
          <w:t>MudMaster</w:t>
        </w:r>
        <w:r w:rsidR="007A7AA5" w:rsidRPr="00AE62DA">
          <w:rPr>
            <w:rFonts w:ascii="Times New Roman" w:hAnsi="Times New Roman"/>
            <w:sz w:val="24"/>
            <w:szCs w:val="24"/>
            <w:vertAlign w:val="superscript"/>
            <w:rPrChange w:id="74" w:author="Author">
              <w:rPr>
                <w:rFonts w:ascii="Times New Roman" w:hAnsi="Times New Roman"/>
                <w:sz w:val="24"/>
                <w:szCs w:val="24"/>
              </w:rPr>
            </w:rPrChange>
          </w:rPr>
          <w:t>®</w:t>
        </w:r>
        <w:r w:rsidR="007A7AA5">
          <w:rPr>
            <w:rFonts w:ascii="Times New Roman" w:hAnsi="Times New Roman"/>
            <w:sz w:val="24"/>
            <w:szCs w:val="24"/>
          </w:rPr>
          <w:t xml:space="preserve"> </w:t>
        </w:r>
      </w:ins>
      <w:r w:rsidR="0078052A">
        <w:rPr>
          <w:rFonts w:ascii="Times New Roman" w:hAnsi="Times New Roman"/>
          <w:sz w:val="24"/>
          <w:szCs w:val="24"/>
        </w:rPr>
        <w:t>and an overall optimization of</w:t>
      </w:r>
      <w:ins w:id="75" w:author="Author">
        <w:r w:rsidR="007A7AA5">
          <w:rPr>
            <w:rFonts w:ascii="Times New Roman" w:hAnsi="Times New Roman"/>
            <w:sz w:val="24"/>
            <w:szCs w:val="24"/>
          </w:rPr>
          <w:t xml:space="preserve"> </w:t>
        </w:r>
      </w:ins>
      <w:del w:id="76" w:author="Author">
        <w:r w:rsidR="0078052A" w:rsidDel="007A7AA5">
          <w:rPr>
            <w:rFonts w:ascii="Times New Roman" w:hAnsi="Times New Roman"/>
            <w:sz w:val="24"/>
            <w:szCs w:val="24"/>
          </w:rPr>
          <w:delText xml:space="preserve"> the mud </w:delText>
        </w:r>
      </w:del>
      <w:ins w:id="77" w:author="Author">
        <w:r w:rsidR="007A7AA5">
          <w:rPr>
            <w:rFonts w:ascii="Times New Roman" w:hAnsi="Times New Roman"/>
            <w:sz w:val="24"/>
            <w:szCs w:val="24"/>
          </w:rPr>
          <w:t xml:space="preserve">tailings </w:t>
        </w:r>
      </w:ins>
      <w:r w:rsidR="0078052A">
        <w:rPr>
          <w:rFonts w:ascii="Times New Roman" w:hAnsi="Times New Roman"/>
          <w:sz w:val="24"/>
          <w:szCs w:val="24"/>
        </w:rPr>
        <w:t>manageme</w:t>
      </w:r>
      <w:ins w:id="78" w:author="Author">
        <w:r w:rsidR="007A7AA5">
          <w:rPr>
            <w:rFonts w:ascii="Times New Roman" w:hAnsi="Times New Roman"/>
            <w:sz w:val="24"/>
            <w:szCs w:val="24"/>
          </w:rPr>
          <w:t>nt</w:t>
        </w:r>
      </w:ins>
      <w:del w:id="79" w:author="Author">
        <w:r w:rsidR="0078052A" w:rsidDel="007A7AA5">
          <w:rPr>
            <w:rFonts w:ascii="Times New Roman" w:hAnsi="Times New Roman"/>
            <w:sz w:val="24"/>
            <w:szCs w:val="24"/>
          </w:rPr>
          <w:delText>nt using amphirols</w:delText>
        </w:r>
      </w:del>
      <w:r w:rsidR="0078052A">
        <w:rPr>
          <w:rFonts w:ascii="Times New Roman" w:hAnsi="Times New Roman"/>
          <w:sz w:val="24"/>
          <w:szCs w:val="24"/>
        </w:rPr>
        <w:t xml:space="preserve">. </w:t>
      </w:r>
    </w:p>
    <w:p w14:paraId="0C890AC8" w14:textId="249D262B" w:rsidR="003859D4" w:rsidRPr="00591805" w:rsidRDefault="00591805" w:rsidP="003859D4">
      <w:pPr>
        <w:spacing w:after="0"/>
        <w:jc w:val="both"/>
        <w:rPr>
          <w:rFonts w:ascii="Times New Roman" w:hAnsi="Times New Roman"/>
          <w:sz w:val="24"/>
          <w:szCs w:val="24"/>
          <w:u w:val="single"/>
        </w:rPr>
      </w:pPr>
      <w:r w:rsidRPr="00591805">
        <w:rPr>
          <w:rFonts w:ascii="Times New Roman" w:hAnsi="Times New Roman"/>
          <w:sz w:val="24"/>
          <w:szCs w:val="24"/>
          <w:u w:val="single"/>
        </w:rPr>
        <w:t>General a</w:t>
      </w:r>
      <w:r w:rsidR="003859D4" w:rsidRPr="00591805">
        <w:rPr>
          <w:rFonts w:ascii="Times New Roman" w:hAnsi="Times New Roman"/>
          <w:sz w:val="24"/>
          <w:szCs w:val="24"/>
          <w:u w:val="single"/>
        </w:rPr>
        <w:t xml:space="preserve">pproach </w:t>
      </w:r>
    </w:p>
    <w:p w14:paraId="619D764A" w14:textId="14E3B1C2" w:rsidR="000C38DD" w:rsidRDefault="0078052A" w:rsidP="0093290D">
      <w:pPr>
        <w:spacing w:after="120"/>
        <w:jc w:val="both"/>
        <w:rPr>
          <w:rFonts w:ascii="Times New Roman" w:hAnsi="Times New Roman"/>
          <w:sz w:val="24"/>
          <w:szCs w:val="24"/>
        </w:rPr>
      </w:pPr>
      <w:r>
        <w:rPr>
          <w:rFonts w:ascii="Times New Roman" w:hAnsi="Times New Roman"/>
          <w:sz w:val="24"/>
          <w:szCs w:val="24"/>
        </w:rPr>
        <w:t>Preliminary studies of the project partners including the partner organization within</w:t>
      </w:r>
      <w:r w:rsidR="001A6D64">
        <w:rPr>
          <w:rFonts w:ascii="Times New Roman" w:hAnsi="Times New Roman"/>
          <w:sz w:val="24"/>
          <w:szCs w:val="24"/>
        </w:rPr>
        <w:t xml:space="preserve"> a multi-disciplinary </w:t>
      </w:r>
      <w:r>
        <w:rPr>
          <w:rFonts w:ascii="Times New Roman" w:hAnsi="Times New Roman"/>
          <w:sz w:val="24"/>
          <w:szCs w:val="24"/>
        </w:rPr>
        <w:t xml:space="preserve">Innovation Connections project have proven that the dielectric permittivity can be quantified using directed antennas mounted in an array on the </w:t>
      </w:r>
      <w:del w:id="80" w:author="Author">
        <w:r w:rsidDel="007A7AA5">
          <w:rPr>
            <w:rFonts w:ascii="Times New Roman" w:hAnsi="Times New Roman"/>
            <w:sz w:val="24"/>
            <w:szCs w:val="24"/>
          </w:rPr>
          <w:delText>amphirol</w:delText>
        </w:r>
      </w:del>
      <w:ins w:id="81" w:author="Author">
        <w:r w:rsidR="007A7AA5">
          <w:rPr>
            <w:rFonts w:ascii="Times New Roman" w:hAnsi="Times New Roman"/>
            <w:sz w:val="24"/>
            <w:szCs w:val="24"/>
          </w:rPr>
          <w:t>MudMaster</w:t>
        </w:r>
        <w:r w:rsidR="007A7AA5" w:rsidRPr="00AE62DA">
          <w:rPr>
            <w:rFonts w:ascii="Times New Roman" w:hAnsi="Times New Roman"/>
            <w:sz w:val="24"/>
            <w:szCs w:val="24"/>
            <w:vertAlign w:val="superscript"/>
            <w:rPrChange w:id="82" w:author="Author">
              <w:rPr>
                <w:rFonts w:ascii="Times New Roman" w:hAnsi="Times New Roman"/>
                <w:sz w:val="24"/>
                <w:szCs w:val="24"/>
              </w:rPr>
            </w:rPrChange>
          </w:rPr>
          <w:t>®</w:t>
        </w:r>
      </w:ins>
      <w:r>
        <w:rPr>
          <w:rFonts w:ascii="Times New Roman" w:hAnsi="Times New Roman"/>
          <w:sz w:val="24"/>
          <w:szCs w:val="24"/>
        </w:rPr>
        <w:t xml:space="preserve">. This approach will be further developed within the proposed </w:t>
      </w:r>
      <w:r w:rsidR="0093290D">
        <w:rPr>
          <w:rFonts w:ascii="Times New Roman" w:hAnsi="Times New Roman"/>
          <w:sz w:val="24"/>
          <w:szCs w:val="24"/>
        </w:rPr>
        <w:t xml:space="preserve">ARC Linkage Project. The basic idea is to quantify the dielectric permittivity non-invasively for targeted frequency windows and to use mixing equations to relate these </w:t>
      </w:r>
      <w:proofErr w:type="spellStart"/>
      <w:r w:rsidR="0093290D">
        <w:rPr>
          <w:rFonts w:ascii="Times New Roman" w:hAnsi="Times New Roman"/>
          <w:sz w:val="24"/>
          <w:szCs w:val="24"/>
        </w:rPr>
        <w:t>permitivities</w:t>
      </w:r>
      <w:proofErr w:type="spellEnd"/>
      <w:r w:rsidR="0093290D">
        <w:rPr>
          <w:rFonts w:ascii="Times New Roman" w:hAnsi="Times New Roman"/>
          <w:sz w:val="24"/>
          <w:szCs w:val="24"/>
        </w:rPr>
        <w:t xml:space="preserve"> with soil physical parameters. By doing so, the tailings material within the TSF can be characterized comprehensively. This information can then be further processed to control and predict the quality of the mud farming operation. Laboratory investigations of the project partners have shown that parameters, such as metallic content and particle size distribution can be quantified from this kind of dielectric measurements.</w:t>
      </w:r>
    </w:p>
    <w:p w14:paraId="7378EFFE" w14:textId="5A222681" w:rsidR="000C38DD" w:rsidRPr="00591805" w:rsidRDefault="000C38DD" w:rsidP="00127345">
      <w:pPr>
        <w:spacing w:after="0"/>
        <w:jc w:val="both"/>
        <w:rPr>
          <w:rFonts w:ascii="Times New Roman" w:hAnsi="Times New Roman"/>
          <w:sz w:val="24"/>
          <w:szCs w:val="24"/>
          <w:u w:val="single"/>
        </w:rPr>
      </w:pPr>
      <w:r w:rsidRPr="00591805">
        <w:rPr>
          <w:rFonts w:ascii="Times New Roman" w:hAnsi="Times New Roman"/>
          <w:sz w:val="24"/>
          <w:szCs w:val="24"/>
          <w:u w:val="single"/>
        </w:rPr>
        <w:t xml:space="preserve">Specific objectives </w:t>
      </w:r>
    </w:p>
    <w:p w14:paraId="6B2C13A1" w14:textId="0BFF6D83" w:rsidR="000C38DD" w:rsidRDefault="0093290D" w:rsidP="00127345">
      <w:pPr>
        <w:spacing w:after="0"/>
        <w:jc w:val="both"/>
        <w:rPr>
          <w:rFonts w:ascii="Times New Roman" w:hAnsi="Times New Roman"/>
          <w:sz w:val="24"/>
          <w:szCs w:val="24"/>
        </w:rPr>
      </w:pPr>
      <w:r>
        <w:rPr>
          <w:rFonts w:ascii="Times New Roman" w:hAnsi="Times New Roman"/>
          <w:sz w:val="24"/>
          <w:szCs w:val="24"/>
        </w:rPr>
        <w:t>In order to achieve the before mentioned aim, the following specific objectives have to be targeted:</w:t>
      </w:r>
    </w:p>
    <w:p w14:paraId="611904FE" w14:textId="63C033CB" w:rsidR="0093290D" w:rsidRDefault="0093290D" w:rsidP="0093290D">
      <w:pPr>
        <w:tabs>
          <w:tab w:val="left" w:pos="851"/>
        </w:tabs>
        <w:spacing w:after="0"/>
        <w:ind w:left="851" w:hanging="851"/>
        <w:jc w:val="both"/>
        <w:rPr>
          <w:rFonts w:ascii="Times New Roman" w:hAnsi="Times New Roman"/>
          <w:sz w:val="24"/>
          <w:szCs w:val="24"/>
        </w:rPr>
      </w:pPr>
      <w:r>
        <w:rPr>
          <w:rFonts w:ascii="Times New Roman" w:hAnsi="Times New Roman"/>
          <w:sz w:val="24"/>
          <w:szCs w:val="24"/>
        </w:rPr>
        <w:t xml:space="preserve">Obj 1: </w:t>
      </w:r>
      <w:r>
        <w:rPr>
          <w:rFonts w:ascii="Times New Roman" w:hAnsi="Times New Roman"/>
          <w:sz w:val="24"/>
          <w:szCs w:val="24"/>
        </w:rPr>
        <w:tab/>
      </w:r>
      <w:r w:rsidR="001A6D64">
        <w:rPr>
          <w:rFonts w:ascii="Times New Roman" w:hAnsi="Times New Roman"/>
          <w:sz w:val="24"/>
          <w:szCs w:val="24"/>
        </w:rPr>
        <w:t xml:space="preserve">Development of a non-invasive sensing system to be mounted on the </w:t>
      </w:r>
      <w:del w:id="83" w:author="Author">
        <w:r w:rsidR="001A6D64" w:rsidDel="007A7AA5">
          <w:rPr>
            <w:rFonts w:ascii="Times New Roman" w:hAnsi="Times New Roman"/>
            <w:sz w:val="24"/>
            <w:szCs w:val="24"/>
          </w:rPr>
          <w:delText xml:space="preserve">amphirol </w:delText>
        </w:r>
      </w:del>
      <w:ins w:id="84" w:author="Author">
        <w:r w:rsidR="007A7AA5">
          <w:rPr>
            <w:rFonts w:ascii="Times New Roman" w:hAnsi="Times New Roman"/>
            <w:sz w:val="24"/>
            <w:szCs w:val="24"/>
          </w:rPr>
          <w:t>MudMaster</w:t>
        </w:r>
        <w:r w:rsidR="007A7AA5" w:rsidRPr="00AE62DA">
          <w:rPr>
            <w:rFonts w:ascii="Times New Roman" w:hAnsi="Times New Roman"/>
            <w:sz w:val="24"/>
            <w:szCs w:val="24"/>
            <w:vertAlign w:val="superscript"/>
            <w:rPrChange w:id="85" w:author="Author">
              <w:rPr>
                <w:rFonts w:ascii="Times New Roman" w:hAnsi="Times New Roman"/>
                <w:sz w:val="24"/>
                <w:szCs w:val="24"/>
              </w:rPr>
            </w:rPrChange>
          </w:rPr>
          <w:t>®</w:t>
        </w:r>
        <w:r w:rsidR="007A7AA5">
          <w:rPr>
            <w:rFonts w:ascii="Times New Roman" w:hAnsi="Times New Roman"/>
            <w:sz w:val="24"/>
            <w:szCs w:val="24"/>
          </w:rPr>
          <w:t xml:space="preserve"> </w:t>
        </w:r>
      </w:ins>
      <w:r w:rsidR="001A6D64">
        <w:rPr>
          <w:rFonts w:ascii="Times New Roman" w:hAnsi="Times New Roman"/>
          <w:sz w:val="24"/>
          <w:szCs w:val="24"/>
        </w:rPr>
        <w:t xml:space="preserve">for selected frequency windows </w:t>
      </w:r>
      <w:r w:rsidR="00D7195B">
        <w:rPr>
          <w:rFonts w:ascii="Times New Roman" w:hAnsi="Times New Roman"/>
          <w:sz w:val="24"/>
          <w:szCs w:val="24"/>
        </w:rPr>
        <w:t xml:space="preserve">that cover </w:t>
      </w:r>
      <w:r w:rsidR="001A6D64">
        <w:rPr>
          <w:rFonts w:ascii="Times New Roman" w:hAnsi="Times New Roman"/>
          <w:sz w:val="24"/>
          <w:szCs w:val="24"/>
        </w:rPr>
        <w:t xml:space="preserve">a wide frequency range including calibration procedures. </w:t>
      </w:r>
    </w:p>
    <w:p w14:paraId="24365811" w14:textId="77777777" w:rsidR="001A6D64" w:rsidRDefault="001A6D64" w:rsidP="001A6D64">
      <w:pPr>
        <w:tabs>
          <w:tab w:val="left" w:pos="851"/>
        </w:tabs>
        <w:spacing w:after="0"/>
        <w:ind w:left="851" w:hanging="851"/>
        <w:jc w:val="both"/>
        <w:rPr>
          <w:rFonts w:ascii="Times New Roman" w:hAnsi="Times New Roman"/>
          <w:sz w:val="24"/>
          <w:szCs w:val="24"/>
        </w:rPr>
      </w:pPr>
      <w:r>
        <w:rPr>
          <w:rFonts w:ascii="Times New Roman" w:hAnsi="Times New Roman"/>
          <w:sz w:val="24"/>
          <w:szCs w:val="24"/>
        </w:rPr>
        <w:t>Obj 2:</w:t>
      </w:r>
      <w:r>
        <w:rPr>
          <w:rFonts w:ascii="Times New Roman" w:hAnsi="Times New Roman"/>
          <w:sz w:val="24"/>
          <w:szCs w:val="24"/>
        </w:rPr>
        <w:tab/>
        <w:t>Development of a probe that allows the direct measurement of the dielectric permittivity over a wide frequency range that can be used for calibrating the non-invasive sensing system.</w:t>
      </w:r>
    </w:p>
    <w:p w14:paraId="38C584F6" w14:textId="365B9E63" w:rsidR="000C38DD" w:rsidRDefault="001A6D64" w:rsidP="001A6D64">
      <w:pPr>
        <w:tabs>
          <w:tab w:val="left" w:pos="851"/>
        </w:tabs>
        <w:spacing w:after="120"/>
        <w:ind w:left="851" w:hanging="851"/>
        <w:jc w:val="both"/>
        <w:rPr>
          <w:rFonts w:ascii="Times New Roman" w:hAnsi="Times New Roman"/>
          <w:sz w:val="24"/>
          <w:szCs w:val="24"/>
        </w:rPr>
      </w:pPr>
      <w:r>
        <w:rPr>
          <w:rFonts w:ascii="Times New Roman" w:hAnsi="Times New Roman"/>
          <w:sz w:val="24"/>
          <w:szCs w:val="24"/>
        </w:rPr>
        <w:t>Obj 3:</w:t>
      </w:r>
      <w:r>
        <w:rPr>
          <w:rFonts w:ascii="Times New Roman" w:hAnsi="Times New Roman"/>
          <w:sz w:val="24"/>
          <w:szCs w:val="24"/>
        </w:rPr>
        <w:tab/>
        <w:t>Development of mixing equations for quantifying targeted soil parameters and state variables and to provide a comprehensive database that can be used to optimize and predict the success of mud farming.</w:t>
      </w:r>
    </w:p>
    <w:p w14:paraId="3AD78FF7" w14:textId="2974A642" w:rsidR="000C38DD" w:rsidRPr="00591805" w:rsidRDefault="000C38DD" w:rsidP="00127345">
      <w:pPr>
        <w:spacing w:after="0"/>
        <w:jc w:val="both"/>
        <w:rPr>
          <w:rFonts w:ascii="Times New Roman" w:hAnsi="Times New Roman"/>
          <w:sz w:val="24"/>
          <w:szCs w:val="24"/>
          <w:u w:val="single"/>
        </w:rPr>
      </w:pPr>
      <w:r w:rsidRPr="00591805">
        <w:rPr>
          <w:rFonts w:ascii="Times New Roman" w:hAnsi="Times New Roman"/>
          <w:sz w:val="24"/>
          <w:szCs w:val="24"/>
          <w:u w:val="single"/>
        </w:rPr>
        <w:t>Innovation</w:t>
      </w:r>
    </w:p>
    <w:p w14:paraId="0DC074F0" w14:textId="53B40F29" w:rsidR="000C38DD" w:rsidRDefault="001A6D64" w:rsidP="003A01BA">
      <w:pPr>
        <w:spacing w:after="120"/>
        <w:jc w:val="both"/>
        <w:rPr>
          <w:rFonts w:ascii="Times New Roman" w:hAnsi="Times New Roman"/>
          <w:sz w:val="24"/>
          <w:szCs w:val="24"/>
        </w:rPr>
      </w:pPr>
      <w:r>
        <w:rPr>
          <w:rFonts w:ascii="Times New Roman" w:hAnsi="Times New Roman"/>
          <w:sz w:val="24"/>
          <w:szCs w:val="24"/>
        </w:rPr>
        <w:t xml:space="preserve">The main innovation of this proposal is the quantification of the density of mine waste based on non-invasive measurements of the dielectric permittivity. There is no method </w:t>
      </w:r>
      <w:r w:rsidR="003A01BA">
        <w:rPr>
          <w:rFonts w:ascii="Times New Roman" w:hAnsi="Times New Roman"/>
          <w:sz w:val="24"/>
          <w:szCs w:val="24"/>
        </w:rPr>
        <w:t xml:space="preserve">currently </w:t>
      </w:r>
      <w:r>
        <w:rPr>
          <w:rFonts w:ascii="Times New Roman" w:hAnsi="Times New Roman"/>
          <w:sz w:val="24"/>
          <w:szCs w:val="24"/>
        </w:rPr>
        <w:t xml:space="preserve">available, which </w:t>
      </w:r>
      <w:r w:rsidR="003A01BA">
        <w:rPr>
          <w:rFonts w:ascii="Times New Roman" w:hAnsi="Times New Roman"/>
          <w:sz w:val="24"/>
          <w:szCs w:val="24"/>
        </w:rPr>
        <w:t xml:space="preserve">would </w:t>
      </w:r>
      <w:r>
        <w:rPr>
          <w:rFonts w:ascii="Times New Roman" w:hAnsi="Times New Roman"/>
          <w:sz w:val="24"/>
          <w:szCs w:val="24"/>
        </w:rPr>
        <w:t>allow</w:t>
      </w:r>
      <w:r w:rsidR="003A01BA">
        <w:rPr>
          <w:rFonts w:ascii="Times New Roman" w:hAnsi="Times New Roman"/>
          <w:sz w:val="24"/>
          <w:szCs w:val="24"/>
        </w:rPr>
        <w:t xml:space="preserve"> a continuous quality control of the effect of </w:t>
      </w:r>
      <w:del w:id="86" w:author="Author">
        <w:r w:rsidR="003A01BA" w:rsidDel="007A7AA5">
          <w:rPr>
            <w:rFonts w:ascii="Times New Roman" w:hAnsi="Times New Roman"/>
            <w:sz w:val="24"/>
            <w:szCs w:val="24"/>
          </w:rPr>
          <w:delText>mud fa</w:delText>
        </w:r>
        <w:r w:rsidR="004E5608" w:rsidDel="007A7AA5">
          <w:rPr>
            <w:rFonts w:ascii="Times New Roman" w:hAnsi="Times New Roman"/>
            <w:sz w:val="24"/>
            <w:szCs w:val="24"/>
          </w:rPr>
          <w:delText>r</w:delText>
        </w:r>
        <w:r w:rsidR="003A01BA" w:rsidDel="007A7AA5">
          <w:rPr>
            <w:rFonts w:ascii="Times New Roman" w:hAnsi="Times New Roman"/>
            <w:sz w:val="24"/>
            <w:szCs w:val="24"/>
          </w:rPr>
          <w:delText>ming</w:delText>
        </w:r>
      </w:del>
      <w:ins w:id="87" w:author="Author">
        <w:r w:rsidR="007A7AA5">
          <w:rPr>
            <w:rFonts w:ascii="Times New Roman" w:hAnsi="Times New Roman"/>
            <w:sz w:val="24"/>
            <w:szCs w:val="24"/>
          </w:rPr>
          <w:t>AMC</w:t>
        </w:r>
      </w:ins>
      <w:r w:rsidR="003A01BA">
        <w:rPr>
          <w:rFonts w:ascii="Times New Roman" w:hAnsi="Times New Roman"/>
          <w:sz w:val="24"/>
          <w:szCs w:val="24"/>
        </w:rPr>
        <w:t xml:space="preserve"> </w:t>
      </w:r>
      <w:r w:rsidR="00271B5D">
        <w:rPr>
          <w:rFonts w:ascii="Times New Roman" w:hAnsi="Times New Roman"/>
          <w:sz w:val="24"/>
          <w:szCs w:val="24"/>
        </w:rPr>
        <w:t xml:space="preserve">for </w:t>
      </w:r>
      <w:r w:rsidR="003A01BA">
        <w:rPr>
          <w:rFonts w:ascii="Times New Roman" w:hAnsi="Times New Roman"/>
          <w:sz w:val="24"/>
          <w:szCs w:val="24"/>
        </w:rPr>
        <w:t xml:space="preserve">TSFs. Further innovations are the development of a cone penetration sensor that would allow ultra-wide band dielectric measurements in a frequency range of </w:t>
      </w:r>
      <w:proofErr w:type="spellStart"/>
      <w:r w:rsidR="003A01BA">
        <w:rPr>
          <w:rFonts w:ascii="Times New Roman" w:hAnsi="Times New Roman"/>
          <w:sz w:val="24"/>
          <w:szCs w:val="24"/>
        </w:rPr>
        <w:t>mHz</w:t>
      </w:r>
      <w:proofErr w:type="spellEnd"/>
      <w:r w:rsidR="003A01BA">
        <w:rPr>
          <w:rFonts w:ascii="Times New Roman" w:hAnsi="Times New Roman"/>
          <w:sz w:val="24"/>
          <w:szCs w:val="24"/>
        </w:rPr>
        <w:t xml:space="preserve"> to GHz and the development of mixing equations, which are required to relate the dielectric permittivity with soil physical parameters. Such a system would indeed allow the introduction of a</w:t>
      </w:r>
      <w:del w:id="88" w:author="Author">
        <w:r w:rsidR="003A01BA" w:rsidDel="007A7AA5">
          <w:rPr>
            <w:rFonts w:ascii="Times New Roman" w:hAnsi="Times New Roman"/>
            <w:sz w:val="24"/>
            <w:szCs w:val="24"/>
          </w:rPr>
          <w:delText>n</w:delText>
        </w:r>
      </w:del>
      <w:r w:rsidR="003A01BA">
        <w:rPr>
          <w:rFonts w:ascii="Times New Roman" w:hAnsi="Times New Roman"/>
          <w:sz w:val="24"/>
          <w:szCs w:val="24"/>
        </w:rPr>
        <w:t xml:space="preserve"> intelligent </w:t>
      </w:r>
      <w:del w:id="89" w:author="Author">
        <w:r w:rsidR="003A01BA" w:rsidDel="007A7AA5">
          <w:rPr>
            <w:rFonts w:ascii="Times New Roman" w:hAnsi="Times New Roman"/>
            <w:sz w:val="24"/>
            <w:szCs w:val="24"/>
          </w:rPr>
          <w:delText xml:space="preserve">mud </w:delText>
        </w:r>
      </w:del>
      <w:ins w:id="90" w:author="Author">
        <w:r w:rsidR="007A7AA5">
          <w:rPr>
            <w:rFonts w:ascii="Times New Roman" w:hAnsi="Times New Roman"/>
            <w:sz w:val="24"/>
            <w:szCs w:val="24"/>
          </w:rPr>
          <w:t xml:space="preserve">tailings </w:t>
        </w:r>
      </w:ins>
      <w:r w:rsidR="003A01BA">
        <w:rPr>
          <w:rFonts w:ascii="Times New Roman" w:hAnsi="Times New Roman"/>
          <w:sz w:val="24"/>
          <w:szCs w:val="24"/>
        </w:rPr>
        <w:t xml:space="preserve">management ultimately resulting in the long-term </w:t>
      </w:r>
      <w:r w:rsidR="00271B5D">
        <w:rPr>
          <w:rFonts w:ascii="Times New Roman" w:hAnsi="Times New Roman"/>
          <w:sz w:val="24"/>
          <w:szCs w:val="24"/>
        </w:rPr>
        <w:t xml:space="preserve">to </w:t>
      </w:r>
      <w:r w:rsidR="003A01BA">
        <w:rPr>
          <w:rFonts w:ascii="Times New Roman" w:hAnsi="Times New Roman"/>
          <w:sz w:val="24"/>
          <w:szCs w:val="24"/>
        </w:rPr>
        <w:t xml:space="preserve">safer TSFs from a geotechnical and </w:t>
      </w:r>
      <w:proofErr w:type="spellStart"/>
      <w:r w:rsidR="003A01BA">
        <w:rPr>
          <w:rFonts w:ascii="Times New Roman" w:hAnsi="Times New Roman"/>
          <w:sz w:val="24"/>
          <w:szCs w:val="24"/>
        </w:rPr>
        <w:t>geoenvironmental</w:t>
      </w:r>
      <w:proofErr w:type="spellEnd"/>
      <w:r w:rsidR="003A01BA">
        <w:rPr>
          <w:rFonts w:ascii="Times New Roman" w:hAnsi="Times New Roman"/>
          <w:sz w:val="24"/>
          <w:szCs w:val="24"/>
        </w:rPr>
        <w:t xml:space="preserve"> point of view.</w:t>
      </w:r>
    </w:p>
    <w:p w14:paraId="25DA1E62" w14:textId="7BA50808" w:rsidR="000C38DD" w:rsidRPr="00591805" w:rsidRDefault="000C38DD" w:rsidP="00127345">
      <w:pPr>
        <w:spacing w:after="0"/>
        <w:jc w:val="both"/>
        <w:rPr>
          <w:rFonts w:ascii="Times New Roman" w:hAnsi="Times New Roman"/>
          <w:sz w:val="24"/>
          <w:szCs w:val="24"/>
          <w:u w:val="single"/>
        </w:rPr>
      </w:pPr>
      <w:r w:rsidRPr="00591805">
        <w:rPr>
          <w:rFonts w:ascii="Times New Roman" w:hAnsi="Times New Roman"/>
          <w:sz w:val="24"/>
          <w:szCs w:val="24"/>
          <w:u w:val="single"/>
        </w:rPr>
        <w:t>Deliverables</w:t>
      </w:r>
    </w:p>
    <w:p w14:paraId="04268502" w14:textId="70A00198" w:rsidR="00672643" w:rsidRPr="0017388F" w:rsidDel="003507CE" w:rsidRDefault="003A01BA" w:rsidP="003507CE">
      <w:pPr>
        <w:spacing w:after="0"/>
        <w:jc w:val="both"/>
        <w:rPr>
          <w:del w:id="91" w:author="Author"/>
          <w:rFonts w:ascii="Times New Roman" w:hAnsi="Times New Roman"/>
          <w:sz w:val="24"/>
          <w:szCs w:val="24"/>
        </w:rPr>
      </w:pPr>
      <w:r>
        <w:rPr>
          <w:rFonts w:ascii="Times New Roman" w:hAnsi="Times New Roman"/>
          <w:sz w:val="24"/>
          <w:szCs w:val="24"/>
        </w:rPr>
        <w:t xml:space="preserve">The fundamental investigation of the physical mixing equations to relate the dielectric permittivity to soil physical parameters will ultimately lead to an overall improved understanding of the mechanical behaviour of tailings material. </w:t>
      </w:r>
      <w:r w:rsidR="004E2900">
        <w:rPr>
          <w:rFonts w:ascii="Times New Roman" w:hAnsi="Times New Roman"/>
          <w:sz w:val="24"/>
          <w:szCs w:val="24"/>
        </w:rPr>
        <w:t>Besides</w:t>
      </w:r>
      <w:del w:id="92" w:author="Author">
        <w:r w:rsidR="004E2900" w:rsidDel="003507CE">
          <w:rPr>
            <w:rFonts w:ascii="Times New Roman" w:hAnsi="Times New Roman"/>
            <w:sz w:val="24"/>
            <w:szCs w:val="24"/>
          </w:rPr>
          <w:delText xml:space="preserve"> of</w:delText>
        </w:r>
      </w:del>
      <w:r w:rsidR="004E2900">
        <w:rPr>
          <w:rFonts w:ascii="Times New Roman" w:hAnsi="Times New Roman"/>
          <w:sz w:val="24"/>
          <w:szCs w:val="24"/>
        </w:rPr>
        <w:t xml:space="preserve"> the development of high frequency antennas and a cone penetration sensor, f</w:t>
      </w:r>
      <w:r>
        <w:rPr>
          <w:rFonts w:ascii="Times New Roman" w:hAnsi="Times New Roman"/>
          <w:sz w:val="24"/>
          <w:szCs w:val="24"/>
        </w:rPr>
        <w:t>urther deliverables will be a Neural Network that is required to analyse the non-i</w:t>
      </w:r>
      <w:r w:rsidR="004E2900">
        <w:rPr>
          <w:rFonts w:ascii="Times New Roman" w:hAnsi="Times New Roman"/>
          <w:sz w:val="24"/>
          <w:szCs w:val="24"/>
        </w:rPr>
        <w:t xml:space="preserve">nvasive dielectric measurements, on site calibration procedures and a database on dielectric and soil physical parameters. </w:t>
      </w:r>
    </w:p>
    <w:p w14:paraId="11534780" w14:textId="5F2B4E53" w:rsidR="00F15354" w:rsidRPr="001C6951" w:rsidRDefault="00F15354" w:rsidP="003507CE">
      <w:pPr>
        <w:spacing w:after="0"/>
        <w:jc w:val="both"/>
        <w:rPr>
          <w:rFonts w:ascii="Times New Roman" w:hAnsi="Times New Roman"/>
          <w:sz w:val="24"/>
          <w:szCs w:val="24"/>
        </w:rPr>
        <w:pPrChange w:id="93" w:author="Author">
          <w:pPr/>
        </w:pPrChange>
      </w:pPr>
    </w:p>
    <w:sectPr w:rsidR="00F15354" w:rsidRPr="001C6951" w:rsidSect="0050149C">
      <w:pgSz w:w="11906" w:h="16838" w:code="9"/>
      <w:pgMar w:top="284" w:right="284" w:bottom="284" w:left="284" w:header="57" w:footer="5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uthor" w:initials="A">
    <w:p w14:paraId="32A6101E" w14:textId="5D8EB39D" w:rsidR="00C207D9" w:rsidRPr="00F9046E" w:rsidRDefault="00C207D9" w:rsidP="00C207D9">
      <w:pPr>
        <w:rPr>
          <w:sz w:val="20"/>
          <w:szCs w:val="20"/>
        </w:rPr>
      </w:pPr>
      <w:r>
        <w:rPr>
          <w:rStyle w:val="CommentReference"/>
        </w:rPr>
        <w:annotationRef/>
      </w:r>
      <w:r w:rsidRPr="00F9046E">
        <w:rPr>
          <w:sz w:val="20"/>
          <w:szCs w:val="20"/>
        </w:rPr>
        <w:t xml:space="preserve">Detail your project description in </w:t>
      </w:r>
      <w:r w:rsidRPr="00F9046E">
        <w:rPr>
          <w:b/>
          <w:sz w:val="20"/>
          <w:szCs w:val="20"/>
        </w:rPr>
        <w:t>no more th</w:t>
      </w:r>
      <w:r>
        <w:rPr>
          <w:b/>
          <w:sz w:val="20"/>
          <w:szCs w:val="20"/>
        </w:rPr>
        <w:t>an 10</w:t>
      </w:r>
      <w:r w:rsidRPr="00F9046E">
        <w:rPr>
          <w:b/>
          <w:sz w:val="20"/>
          <w:szCs w:val="20"/>
        </w:rPr>
        <w:t xml:space="preserve"> pages</w:t>
      </w:r>
      <w:r w:rsidR="00EE274C">
        <w:rPr>
          <w:sz w:val="20"/>
          <w:szCs w:val="20"/>
        </w:rPr>
        <w:t xml:space="preserve"> using the headings provided in the same order as shown</w:t>
      </w:r>
      <w:r w:rsidRPr="00F9046E">
        <w:rPr>
          <w:sz w:val="20"/>
          <w:szCs w:val="20"/>
        </w:rPr>
        <w:t xml:space="preserve">. </w:t>
      </w:r>
    </w:p>
    <w:p w14:paraId="27C50FF0" w14:textId="77777777" w:rsidR="00C207D9" w:rsidRPr="00F9046E" w:rsidRDefault="00C207D9" w:rsidP="00C207D9">
      <w:pPr>
        <w:rPr>
          <w:sz w:val="20"/>
          <w:szCs w:val="20"/>
        </w:rPr>
      </w:pPr>
    </w:p>
    <w:p w14:paraId="4E013723" w14:textId="14F1E5D5" w:rsidR="00C207D9" w:rsidRDefault="00CE3DAF" w:rsidP="00C207D9">
      <w:pPr>
        <w:rPr>
          <w:sz w:val="20"/>
          <w:szCs w:val="20"/>
        </w:rPr>
      </w:pPr>
      <w:r w:rsidRPr="00CE3DAF">
        <w:rPr>
          <w:sz w:val="20"/>
          <w:szCs w:val="20"/>
        </w:rPr>
        <w:t>A highly legible font type must be used before converting to PDF such as: Arial, Helvetica, Palatino and Times New Roman subj</w:t>
      </w:r>
      <w:r>
        <w:rPr>
          <w:sz w:val="20"/>
          <w:szCs w:val="20"/>
        </w:rPr>
        <w:t>ect to them being an equivalent-</w:t>
      </w:r>
      <w:r w:rsidRPr="00CE3DAF">
        <w:rPr>
          <w:sz w:val="20"/>
          <w:szCs w:val="20"/>
        </w:rPr>
        <w:t xml:space="preserve">sized font to </w:t>
      </w:r>
      <w:proofErr w:type="gramStart"/>
      <w:r w:rsidRPr="00CE3DAF">
        <w:rPr>
          <w:sz w:val="20"/>
          <w:szCs w:val="20"/>
        </w:rPr>
        <w:t>12 point</w:t>
      </w:r>
      <w:proofErr w:type="gramEnd"/>
      <w:r w:rsidRPr="00CE3DAF">
        <w:rPr>
          <w:sz w:val="20"/>
          <w:szCs w:val="20"/>
        </w:rPr>
        <w:t xml:space="preserve"> Times New Roman. Variants such as mathematical typesetting languages may also be used. </w:t>
      </w:r>
      <w:r>
        <w:rPr>
          <w:sz w:val="20"/>
          <w:szCs w:val="20"/>
        </w:rPr>
        <w:t>However, references can be in equivalent-</w:t>
      </w:r>
      <w:r w:rsidRPr="00CE3DAF">
        <w:rPr>
          <w:sz w:val="20"/>
          <w:szCs w:val="20"/>
        </w:rPr>
        <w:t xml:space="preserve">sized font to </w:t>
      </w:r>
      <w:proofErr w:type="gramStart"/>
      <w:r w:rsidRPr="00CE3DAF">
        <w:rPr>
          <w:sz w:val="20"/>
          <w:szCs w:val="20"/>
        </w:rPr>
        <w:t>10 point</w:t>
      </w:r>
      <w:proofErr w:type="gramEnd"/>
      <w:r w:rsidRPr="00CE3DAF">
        <w:rPr>
          <w:sz w:val="20"/>
          <w:szCs w:val="20"/>
        </w:rPr>
        <w:t xml:space="preserve"> Times New Roman.</w:t>
      </w:r>
      <w:r w:rsidR="00C207D9" w:rsidRPr="00F9046E">
        <w:rPr>
          <w:sz w:val="20"/>
          <w:szCs w:val="20"/>
        </w:rPr>
        <w:t xml:space="preserve"> </w:t>
      </w:r>
    </w:p>
    <w:p w14:paraId="1FAD2876" w14:textId="77777777" w:rsidR="00C207D9" w:rsidRDefault="00C207D9" w:rsidP="00C207D9">
      <w:pPr>
        <w:rPr>
          <w:sz w:val="20"/>
          <w:szCs w:val="20"/>
        </w:rPr>
      </w:pPr>
    </w:p>
    <w:p w14:paraId="50F5FC2D" w14:textId="468D7510" w:rsidR="00C207D9" w:rsidRDefault="00C207D9" w:rsidP="00C207D9">
      <w:pPr>
        <w:rPr>
          <w:sz w:val="20"/>
          <w:szCs w:val="20"/>
        </w:rPr>
      </w:pPr>
      <w:r>
        <w:rPr>
          <w:sz w:val="20"/>
          <w:szCs w:val="20"/>
        </w:rPr>
        <w:t>Margins must be at least 0.5</w:t>
      </w:r>
      <w:r w:rsidR="00CE3DAF">
        <w:rPr>
          <w:sz w:val="20"/>
          <w:szCs w:val="20"/>
        </w:rPr>
        <w:t xml:space="preserve"> </w:t>
      </w:r>
      <w:r>
        <w:rPr>
          <w:sz w:val="20"/>
          <w:szCs w:val="20"/>
        </w:rPr>
        <w:t>cm on all sides</w:t>
      </w:r>
      <w:r w:rsidR="00CE3DAF">
        <w:rPr>
          <w:sz w:val="20"/>
          <w:szCs w:val="20"/>
        </w:rPr>
        <w:t>.</w:t>
      </w:r>
    </w:p>
    <w:p w14:paraId="3BD0B749" w14:textId="51144881" w:rsidR="00EE274C" w:rsidRDefault="00EE274C" w:rsidP="00C207D9">
      <w:pPr>
        <w:rPr>
          <w:sz w:val="20"/>
          <w:szCs w:val="20"/>
        </w:rPr>
      </w:pPr>
    </w:p>
    <w:p w14:paraId="122E66AA" w14:textId="118BE5B9" w:rsidR="00EE274C" w:rsidRDefault="00EE274C" w:rsidP="00C207D9">
      <w:pPr>
        <w:rPr>
          <w:sz w:val="20"/>
          <w:szCs w:val="20"/>
        </w:rPr>
      </w:pPr>
      <w:r>
        <w:rPr>
          <w:sz w:val="20"/>
          <w:szCs w:val="20"/>
        </w:rPr>
        <w:t>Do not include page numbers.</w:t>
      </w:r>
    </w:p>
    <w:p w14:paraId="07D824DD" w14:textId="77777777" w:rsidR="00C207D9" w:rsidRPr="00F9046E" w:rsidRDefault="00C207D9" w:rsidP="00C207D9">
      <w:pPr>
        <w:rPr>
          <w:sz w:val="20"/>
          <w:szCs w:val="20"/>
        </w:rPr>
      </w:pPr>
    </w:p>
    <w:p w14:paraId="0A0AF5F3" w14:textId="2A3D9EB0" w:rsidR="00C207D9" w:rsidRDefault="00C207D9" w:rsidP="00C207D9">
      <w:pPr>
        <w:pStyle w:val="CommentText"/>
      </w:pPr>
      <w:r w:rsidRPr="00F9046E">
        <w:t>Upload as a</w:t>
      </w:r>
      <w:r w:rsidR="00D736C4">
        <w:t>n A4-</w:t>
      </w:r>
      <w:r w:rsidR="00BE40E9">
        <w:t>sized</w:t>
      </w:r>
      <w:r w:rsidR="00CE3DAF">
        <w:t xml:space="preserve"> PDF document.</w:t>
      </w:r>
    </w:p>
  </w:comment>
  <w:comment w:id="1" w:author="Author" w:initials="A">
    <w:p w14:paraId="618A1F93" w14:textId="62A9CFB4" w:rsidR="00C207D9" w:rsidRDefault="00C207D9">
      <w:pPr>
        <w:pStyle w:val="CommentText"/>
        <w:rPr>
          <w:lang w:val="en-GB"/>
        </w:rPr>
      </w:pPr>
      <w:r>
        <w:rPr>
          <w:rStyle w:val="CommentReference"/>
        </w:rPr>
        <w:annotationRef/>
      </w:r>
      <w:r w:rsidRPr="00AC1B19">
        <w:rPr>
          <w:lang w:val="en-GB"/>
        </w:rPr>
        <w:t xml:space="preserve">This title may differ from that shown </w:t>
      </w:r>
      <w:r w:rsidR="00EE274C">
        <w:rPr>
          <w:lang w:val="en-GB"/>
        </w:rPr>
        <w:t>at</w:t>
      </w:r>
      <w:r w:rsidRPr="00AC1B19">
        <w:rPr>
          <w:lang w:val="en-GB"/>
        </w:rPr>
        <w:t xml:space="preserve"> A1</w:t>
      </w:r>
      <w:r>
        <w:rPr>
          <w:lang w:val="en-GB"/>
        </w:rPr>
        <w:t xml:space="preserve"> </w:t>
      </w:r>
      <w:r w:rsidRPr="00AC1B19">
        <w:rPr>
          <w:lang w:val="en-GB"/>
        </w:rPr>
        <w:t xml:space="preserve">of the </w:t>
      </w:r>
      <w:r w:rsidR="006E29C6">
        <w:rPr>
          <w:lang w:val="en-GB"/>
        </w:rPr>
        <w:t>Application</w:t>
      </w:r>
      <w:r w:rsidRPr="00AC1B19">
        <w:rPr>
          <w:lang w:val="en-GB"/>
        </w:rPr>
        <w:t xml:space="preserve"> form, and may exceed 10 words</w:t>
      </w:r>
      <w:r w:rsidR="00EE274C">
        <w:rPr>
          <w:lang w:val="en-GB"/>
        </w:rPr>
        <w:t xml:space="preserve">, but the ARC </w:t>
      </w:r>
      <w:proofErr w:type="gramStart"/>
      <w:r w:rsidR="00EE274C">
        <w:rPr>
          <w:lang w:val="en-GB"/>
        </w:rPr>
        <w:t>instruct</w:t>
      </w:r>
      <w:proofErr w:type="gramEnd"/>
      <w:r w:rsidR="00EE274C">
        <w:rPr>
          <w:lang w:val="en-GB"/>
        </w:rPr>
        <w:t xml:space="preserve"> applicants only to include slight differences from the title shown at A1 (i.e. it should not become a paragraph and should not include figures)</w:t>
      </w:r>
      <w:r w:rsidR="006E29C6">
        <w:rPr>
          <w:lang w:val="en-GB"/>
        </w:rPr>
        <w:t>.</w:t>
      </w:r>
    </w:p>
    <w:p w14:paraId="7BC1D4C7" w14:textId="560CCEB4" w:rsidR="00AB63F7" w:rsidRDefault="00AB63F7">
      <w:pPr>
        <w:pStyle w:val="CommentText"/>
        <w:rPr>
          <w:lang w:val="en-GB"/>
        </w:rPr>
      </w:pPr>
    </w:p>
    <w:p w14:paraId="4462A555" w14:textId="79004FB7" w:rsidR="00AB63F7" w:rsidRDefault="00EE274C" w:rsidP="00AB63F7">
      <w:pPr>
        <w:pStyle w:val="CommentText"/>
      </w:pPr>
      <w:r>
        <w:t>For this reason, a</w:t>
      </w:r>
      <w:r w:rsidR="00AB63F7">
        <w:t>pplicants must not include a preamble</w:t>
      </w:r>
      <w:r>
        <w:t xml:space="preserve"> here, only the title.</w:t>
      </w:r>
    </w:p>
  </w:comment>
  <w:comment w:id="5" w:author="Author" w:initials="A">
    <w:p w14:paraId="5BA1DC4F" w14:textId="6FEE50E5" w:rsidR="00AB63F7" w:rsidRDefault="00AB63F7" w:rsidP="00403D6A">
      <w:pPr>
        <w:pStyle w:val="CommentText"/>
      </w:pPr>
      <w:r>
        <w:rPr>
          <w:rStyle w:val="CommentReference"/>
        </w:rPr>
        <w:annotationRef/>
      </w:r>
      <w:r>
        <w:rPr>
          <w:sz w:val="21"/>
          <w:szCs w:val="21"/>
        </w:rPr>
        <w:t>This sub-section requires investigators t</w:t>
      </w:r>
      <w:r w:rsidR="0003414E">
        <w:rPr>
          <w:sz w:val="21"/>
          <w:szCs w:val="21"/>
        </w:rPr>
        <w:t>o address the Selection Criterion</w:t>
      </w:r>
      <w:r w:rsidR="00500BC5">
        <w:rPr>
          <w:sz w:val="21"/>
          <w:szCs w:val="21"/>
        </w:rPr>
        <w:t xml:space="preserve"> – </w:t>
      </w:r>
      <w:r w:rsidRPr="00620361">
        <w:rPr>
          <w:i/>
          <w:iCs/>
          <w:sz w:val="21"/>
          <w:szCs w:val="21"/>
        </w:rPr>
        <w:t xml:space="preserve">Project Quality and Innovation </w:t>
      </w:r>
      <w:r w:rsidR="00500BC5">
        <w:rPr>
          <w:iCs/>
          <w:sz w:val="21"/>
          <w:szCs w:val="21"/>
        </w:rPr>
        <w:t>(</w:t>
      </w:r>
      <w:r w:rsidR="00EE274C">
        <w:rPr>
          <w:iCs/>
          <w:sz w:val="21"/>
          <w:szCs w:val="21"/>
        </w:rPr>
        <w:t>25</w:t>
      </w:r>
      <w:r w:rsidRPr="004C4F9A">
        <w:rPr>
          <w:iCs/>
          <w:sz w:val="21"/>
          <w:szCs w:val="21"/>
        </w:rPr>
        <w:t>%</w:t>
      </w:r>
      <w:r w:rsidR="00500BC5">
        <w:rPr>
          <w:iCs/>
          <w:sz w:val="21"/>
          <w:szCs w:val="21"/>
        </w:rPr>
        <w:t>)</w:t>
      </w:r>
      <w:r>
        <w:rPr>
          <w:sz w:val="21"/>
          <w:szCs w:val="21"/>
        </w:rPr>
        <w:t xml:space="preserve">. This section will need to </w:t>
      </w:r>
      <w:r w:rsidR="00403D6A">
        <w:rPr>
          <w:sz w:val="21"/>
          <w:szCs w:val="21"/>
        </w:rPr>
        <w:t xml:space="preserve">provide </w:t>
      </w:r>
      <w:r w:rsidR="00755314">
        <w:t>d</w:t>
      </w:r>
      <w:r>
        <w:t>etail around both significance</w:t>
      </w:r>
      <w:r w:rsidR="00403D6A">
        <w:t xml:space="preserve"> (importance)</w:t>
      </w:r>
      <w:r>
        <w:t xml:space="preserve"> </w:t>
      </w:r>
      <w:r w:rsidRPr="00134119">
        <w:rPr>
          <w:b/>
          <w:i/>
        </w:rPr>
        <w:t>and</w:t>
      </w:r>
      <w:r>
        <w:t xml:space="preserve"> innovation</w:t>
      </w:r>
      <w:r w:rsidR="00403D6A">
        <w:t xml:space="preserve"> (novelty)</w:t>
      </w:r>
      <w:r w:rsidR="00EE274C">
        <w:t>, including</w:t>
      </w:r>
      <w:r w:rsidR="00403D6A">
        <w:t>:</w:t>
      </w:r>
    </w:p>
    <w:p w14:paraId="0CD2D30B" w14:textId="619D1E2A" w:rsidR="00AB63F7" w:rsidRDefault="00755314" w:rsidP="00EE274C">
      <w:pPr>
        <w:pStyle w:val="CommentText"/>
        <w:numPr>
          <w:ilvl w:val="0"/>
          <w:numId w:val="4"/>
        </w:numPr>
      </w:pPr>
      <w:r>
        <w:t xml:space="preserve"> </w:t>
      </w:r>
      <w:r w:rsidR="00EE274C">
        <w:t>any new methods or technologies to be developed that address a specific market opportunity;</w:t>
      </w:r>
    </w:p>
    <w:p w14:paraId="639B1AD4" w14:textId="6BA288D5" w:rsidR="00EE274C" w:rsidRDefault="00EE274C" w:rsidP="00EE274C">
      <w:pPr>
        <w:pStyle w:val="CommentText"/>
        <w:numPr>
          <w:ilvl w:val="0"/>
          <w:numId w:val="4"/>
        </w:numPr>
      </w:pPr>
      <w:r>
        <w:t xml:space="preserve"> how the anticipated outcomes will advance the knowledge base to address an important problem and/or provide an end-user and/or industry advantage;</w:t>
      </w:r>
    </w:p>
    <w:p w14:paraId="556830F7" w14:textId="0C3BB631" w:rsidR="00EE274C" w:rsidRDefault="00EE274C" w:rsidP="00EE274C">
      <w:pPr>
        <w:pStyle w:val="CommentText"/>
        <w:numPr>
          <w:ilvl w:val="0"/>
          <w:numId w:val="4"/>
        </w:numPr>
      </w:pPr>
      <w:r>
        <w:t xml:space="preserve"> how the project’s aims and concepts are novel and innovative;</w:t>
      </w:r>
    </w:p>
    <w:p w14:paraId="69C93F61" w14:textId="4CF9A906" w:rsidR="00EE274C" w:rsidRDefault="00EE274C" w:rsidP="00EE274C">
      <w:pPr>
        <w:pStyle w:val="CommentText"/>
        <w:numPr>
          <w:ilvl w:val="0"/>
          <w:numId w:val="4"/>
        </w:numPr>
      </w:pPr>
      <w:r>
        <w:t xml:space="preserve"> how the project will significantly enhance links with industry and/or other organisations outside the Australian </w:t>
      </w:r>
      <w:proofErr w:type="gramStart"/>
      <w:r>
        <w:t>publicly-funded</w:t>
      </w:r>
      <w:proofErr w:type="gramEnd"/>
      <w:r>
        <w:t xml:space="preserve"> research and higher education sectors.</w:t>
      </w:r>
    </w:p>
    <w:p w14:paraId="20D628FE" w14:textId="48FD34FE" w:rsidR="00EE274C" w:rsidRDefault="00EE274C" w:rsidP="00EE274C">
      <w:pPr>
        <w:pStyle w:val="CommentText"/>
      </w:pPr>
      <w:r>
        <w:t>Describe the research approach and training including:</w:t>
      </w:r>
    </w:p>
    <w:p w14:paraId="34E6C86B" w14:textId="09FCF198" w:rsidR="00EE274C" w:rsidRDefault="00E75490" w:rsidP="00EE274C">
      <w:pPr>
        <w:pStyle w:val="CommentText"/>
        <w:numPr>
          <w:ilvl w:val="0"/>
          <w:numId w:val="7"/>
        </w:numPr>
      </w:pPr>
      <w:r>
        <w:t xml:space="preserve"> the conceptual framework, design, methods and analyses, demonstrating these are adequately developed, well integrated and appropriate to the aims of the project;</w:t>
      </w:r>
    </w:p>
    <w:p w14:paraId="47CCFF87" w14:textId="3416FF18" w:rsidR="00E75490" w:rsidRDefault="00E75490" w:rsidP="00EE274C">
      <w:pPr>
        <w:pStyle w:val="CommentText"/>
        <w:numPr>
          <w:ilvl w:val="0"/>
          <w:numId w:val="7"/>
        </w:numPr>
      </w:pPr>
      <w:r>
        <w:t xml:space="preserve"> the intellectual content and scale of the work proposed is appropriate to a higher degree by research student where relevant.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A0AF5F3" w15:done="0"/>
  <w15:commentEx w15:paraId="4462A555" w15:done="0"/>
  <w15:commentEx w15:paraId="47CCFF8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A0AF5F3" w16cid:durableId="232EC07B"/>
  <w16cid:commentId w16cid:paraId="4462A555" w16cid:durableId="232EC07C"/>
  <w16cid:commentId w16cid:paraId="47CCFF87" w16cid:durableId="232EC07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A360F2"/>
    <w:multiLevelType w:val="hybridMultilevel"/>
    <w:tmpl w:val="E5E880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6F319D6"/>
    <w:multiLevelType w:val="hybridMultilevel"/>
    <w:tmpl w:val="C084FB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A0973C2"/>
    <w:multiLevelType w:val="hybridMultilevel"/>
    <w:tmpl w:val="4544C3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10626D4"/>
    <w:multiLevelType w:val="hybridMultilevel"/>
    <w:tmpl w:val="E4D41C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9CD55C1"/>
    <w:multiLevelType w:val="hybridMultilevel"/>
    <w:tmpl w:val="267487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28B30D4"/>
    <w:multiLevelType w:val="hybridMultilevel"/>
    <w:tmpl w:val="083060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866454E"/>
    <w:multiLevelType w:val="hybridMultilevel"/>
    <w:tmpl w:val="0D1C6B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B3C0D1E"/>
    <w:multiLevelType w:val="hybridMultilevel"/>
    <w:tmpl w:val="99747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15E524F"/>
    <w:multiLevelType w:val="hybridMultilevel"/>
    <w:tmpl w:val="ED0200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D2B79F2"/>
    <w:multiLevelType w:val="hybridMultilevel"/>
    <w:tmpl w:val="B218B4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3"/>
  </w:num>
  <w:num w:numId="4">
    <w:abstractNumId w:val="6"/>
  </w:num>
  <w:num w:numId="5">
    <w:abstractNumId w:val="5"/>
  </w:num>
  <w:num w:numId="6">
    <w:abstractNumId w:val="4"/>
  </w:num>
  <w:num w:numId="7">
    <w:abstractNumId w:val="0"/>
  </w:num>
  <w:num w:numId="8">
    <w:abstractNumId w:val="1"/>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1"/>
  <w:removePersonalInformation/>
  <w:removeDateAndTime/>
  <w:proofState w:spelling="clean" w:grammar="clean"/>
  <w:trackRevisions/>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081"/>
    <w:rsid w:val="00007A3B"/>
    <w:rsid w:val="00012F97"/>
    <w:rsid w:val="000155CC"/>
    <w:rsid w:val="00023EA9"/>
    <w:rsid w:val="00033081"/>
    <w:rsid w:val="0003414E"/>
    <w:rsid w:val="00045052"/>
    <w:rsid w:val="00055145"/>
    <w:rsid w:val="00070B97"/>
    <w:rsid w:val="000742D6"/>
    <w:rsid w:val="00081D76"/>
    <w:rsid w:val="00082C77"/>
    <w:rsid w:val="000C19E4"/>
    <w:rsid w:val="000C38DD"/>
    <w:rsid w:val="00127345"/>
    <w:rsid w:val="00134119"/>
    <w:rsid w:val="00150E7D"/>
    <w:rsid w:val="00152941"/>
    <w:rsid w:val="00153215"/>
    <w:rsid w:val="0017388F"/>
    <w:rsid w:val="001A6D64"/>
    <w:rsid w:val="001C6951"/>
    <w:rsid w:val="001E1C53"/>
    <w:rsid w:val="001F1709"/>
    <w:rsid w:val="0024530E"/>
    <w:rsid w:val="00271B5D"/>
    <w:rsid w:val="0027433E"/>
    <w:rsid w:val="002804BE"/>
    <w:rsid w:val="002D63CD"/>
    <w:rsid w:val="002E2694"/>
    <w:rsid w:val="003507CE"/>
    <w:rsid w:val="003859D4"/>
    <w:rsid w:val="003A01BA"/>
    <w:rsid w:val="003D216E"/>
    <w:rsid w:val="003E4D0C"/>
    <w:rsid w:val="003F0303"/>
    <w:rsid w:val="00403D6A"/>
    <w:rsid w:val="00422B2C"/>
    <w:rsid w:val="004250A7"/>
    <w:rsid w:val="00425B00"/>
    <w:rsid w:val="00443BA7"/>
    <w:rsid w:val="00463768"/>
    <w:rsid w:val="004801BE"/>
    <w:rsid w:val="004A6DA6"/>
    <w:rsid w:val="004B1AA9"/>
    <w:rsid w:val="004C4F9A"/>
    <w:rsid w:val="004E2900"/>
    <w:rsid w:val="004E5608"/>
    <w:rsid w:val="00500BC5"/>
    <w:rsid w:val="0050149C"/>
    <w:rsid w:val="005403E8"/>
    <w:rsid w:val="00564EBD"/>
    <w:rsid w:val="00574B5E"/>
    <w:rsid w:val="00591805"/>
    <w:rsid w:val="005970D4"/>
    <w:rsid w:val="005A2EC6"/>
    <w:rsid w:val="005A5C7B"/>
    <w:rsid w:val="005D1452"/>
    <w:rsid w:val="005E22AC"/>
    <w:rsid w:val="005F2D96"/>
    <w:rsid w:val="005F6E8D"/>
    <w:rsid w:val="00620361"/>
    <w:rsid w:val="006327BE"/>
    <w:rsid w:val="00660D9E"/>
    <w:rsid w:val="00663E8E"/>
    <w:rsid w:val="00672643"/>
    <w:rsid w:val="00675209"/>
    <w:rsid w:val="00684D22"/>
    <w:rsid w:val="006C0950"/>
    <w:rsid w:val="006C6C3B"/>
    <w:rsid w:val="006E29C6"/>
    <w:rsid w:val="0071782A"/>
    <w:rsid w:val="00736F8F"/>
    <w:rsid w:val="007370A4"/>
    <w:rsid w:val="007465E2"/>
    <w:rsid w:val="00752F3B"/>
    <w:rsid w:val="00755314"/>
    <w:rsid w:val="0076133C"/>
    <w:rsid w:val="00765563"/>
    <w:rsid w:val="0078052A"/>
    <w:rsid w:val="00784994"/>
    <w:rsid w:val="00784C8F"/>
    <w:rsid w:val="0079558B"/>
    <w:rsid w:val="007A7AA5"/>
    <w:rsid w:val="007E7F85"/>
    <w:rsid w:val="00800A62"/>
    <w:rsid w:val="00854A98"/>
    <w:rsid w:val="0088710A"/>
    <w:rsid w:val="008A7BA9"/>
    <w:rsid w:val="008C22BA"/>
    <w:rsid w:val="008D2694"/>
    <w:rsid w:val="008E7FB6"/>
    <w:rsid w:val="008F0592"/>
    <w:rsid w:val="00910FBE"/>
    <w:rsid w:val="00913630"/>
    <w:rsid w:val="00917FF3"/>
    <w:rsid w:val="00920323"/>
    <w:rsid w:val="009239B2"/>
    <w:rsid w:val="0093290D"/>
    <w:rsid w:val="0094265F"/>
    <w:rsid w:val="00947632"/>
    <w:rsid w:val="009504CE"/>
    <w:rsid w:val="009828D3"/>
    <w:rsid w:val="00984A49"/>
    <w:rsid w:val="009A3884"/>
    <w:rsid w:val="00A535F8"/>
    <w:rsid w:val="00A61692"/>
    <w:rsid w:val="00AA10E6"/>
    <w:rsid w:val="00AA44F2"/>
    <w:rsid w:val="00AB63F7"/>
    <w:rsid w:val="00AC1355"/>
    <w:rsid w:val="00AC1B19"/>
    <w:rsid w:val="00AC1F3B"/>
    <w:rsid w:val="00AE62DA"/>
    <w:rsid w:val="00B125E6"/>
    <w:rsid w:val="00B168A6"/>
    <w:rsid w:val="00B32066"/>
    <w:rsid w:val="00B652B7"/>
    <w:rsid w:val="00B84A9C"/>
    <w:rsid w:val="00B9269A"/>
    <w:rsid w:val="00BC6F25"/>
    <w:rsid w:val="00BD280E"/>
    <w:rsid w:val="00BE40E9"/>
    <w:rsid w:val="00C207D9"/>
    <w:rsid w:val="00C26085"/>
    <w:rsid w:val="00C67B2B"/>
    <w:rsid w:val="00C9366E"/>
    <w:rsid w:val="00CC506F"/>
    <w:rsid w:val="00CE3DAF"/>
    <w:rsid w:val="00D7195B"/>
    <w:rsid w:val="00D736C4"/>
    <w:rsid w:val="00DA2D25"/>
    <w:rsid w:val="00DD3C7F"/>
    <w:rsid w:val="00E561F8"/>
    <w:rsid w:val="00E61B8A"/>
    <w:rsid w:val="00E64733"/>
    <w:rsid w:val="00E75490"/>
    <w:rsid w:val="00E842D3"/>
    <w:rsid w:val="00EA4D50"/>
    <w:rsid w:val="00EB7315"/>
    <w:rsid w:val="00EE274C"/>
    <w:rsid w:val="00EF4B8B"/>
    <w:rsid w:val="00F15354"/>
    <w:rsid w:val="00F34BDB"/>
    <w:rsid w:val="00F579DB"/>
    <w:rsid w:val="00F617B8"/>
    <w:rsid w:val="00F70E6E"/>
    <w:rsid w:val="00F9046E"/>
    <w:rsid w:val="00F96C9A"/>
    <w:rsid w:val="00FA0B2D"/>
    <w:rsid w:val="00FB6A01"/>
    <w:rsid w:val="00FD10E4"/>
    <w:rsid w:val="00FD1BF8"/>
    <w:rsid w:val="00FD5E8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26A9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2F3B"/>
    <w:pPr>
      <w:spacing w:after="200" w:line="276"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3308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3F030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F0303"/>
    <w:rPr>
      <w:rFonts w:ascii="Tahoma" w:hAnsi="Tahoma" w:cs="Tahoma"/>
      <w:sz w:val="16"/>
      <w:szCs w:val="16"/>
      <w:lang w:eastAsia="en-US"/>
    </w:rPr>
  </w:style>
  <w:style w:type="character" w:styleId="CommentReference">
    <w:name w:val="annotation reference"/>
    <w:uiPriority w:val="99"/>
    <w:semiHidden/>
    <w:unhideWhenUsed/>
    <w:rsid w:val="005D1452"/>
    <w:rPr>
      <w:sz w:val="16"/>
      <w:szCs w:val="16"/>
    </w:rPr>
  </w:style>
  <w:style w:type="paragraph" w:styleId="CommentText">
    <w:name w:val="annotation text"/>
    <w:basedOn w:val="Normal"/>
    <w:link w:val="CommentTextChar"/>
    <w:uiPriority w:val="99"/>
    <w:unhideWhenUsed/>
    <w:rsid w:val="005D1452"/>
    <w:rPr>
      <w:sz w:val="20"/>
      <w:szCs w:val="20"/>
    </w:rPr>
  </w:style>
  <w:style w:type="character" w:customStyle="1" w:styleId="CommentTextChar">
    <w:name w:val="Comment Text Char"/>
    <w:link w:val="CommentText"/>
    <w:uiPriority w:val="99"/>
    <w:rsid w:val="005D1452"/>
    <w:rPr>
      <w:lang w:eastAsia="en-US"/>
    </w:rPr>
  </w:style>
  <w:style w:type="paragraph" w:styleId="CommentSubject">
    <w:name w:val="annotation subject"/>
    <w:basedOn w:val="CommentText"/>
    <w:next w:val="CommentText"/>
    <w:link w:val="CommentSubjectChar"/>
    <w:uiPriority w:val="99"/>
    <w:semiHidden/>
    <w:unhideWhenUsed/>
    <w:rsid w:val="005D1452"/>
    <w:rPr>
      <w:b/>
      <w:bCs/>
    </w:rPr>
  </w:style>
  <w:style w:type="character" w:customStyle="1" w:styleId="CommentSubjectChar">
    <w:name w:val="Comment Subject Char"/>
    <w:link w:val="CommentSubject"/>
    <w:uiPriority w:val="99"/>
    <w:semiHidden/>
    <w:rsid w:val="005D1452"/>
    <w:rPr>
      <w:b/>
      <w:bCs/>
      <w:lang w:eastAsia="en-US"/>
    </w:rPr>
  </w:style>
  <w:style w:type="paragraph" w:styleId="Revision">
    <w:name w:val="Revision"/>
    <w:hidden/>
    <w:uiPriority w:val="99"/>
    <w:semiHidden/>
    <w:rsid w:val="00AC1B19"/>
    <w:rPr>
      <w:sz w:val="22"/>
      <w:szCs w:val="22"/>
      <w:lang w:eastAsia="en-US"/>
    </w:rPr>
  </w:style>
  <w:style w:type="character" w:styleId="Hyperlink">
    <w:name w:val="Hyperlink"/>
    <w:uiPriority w:val="99"/>
    <w:unhideWhenUsed/>
    <w:rsid w:val="0027433E"/>
    <w:rPr>
      <w:color w:val="0563C1"/>
      <w:u w:val="single"/>
    </w:rPr>
  </w:style>
  <w:style w:type="character" w:styleId="FollowedHyperlink">
    <w:name w:val="FollowedHyperlink"/>
    <w:uiPriority w:val="99"/>
    <w:semiHidden/>
    <w:unhideWhenUsed/>
    <w:rsid w:val="00C9366E"/>
    <w:rPr>
      <w:color w:val="954F72"/>
      <w:u w:val="single"/>
    </w:rPr>
  </w:style>
  <w:style w:type="paragraph" w:customStyle="1" w:styleId="Default">
    <w:name w:val="Default"/>
    <w:rsid w:val="007465E2"/>
    <w:pPr>
      <w:autoSpaceDE w:val="0"/>
      <w:autoSpaceDN w:val="0"/>
      <w:adjustRightInd w:val="0"/>
    </w:pPr>
    <w:rPr>
      <w:rFonts w:ascii="Arial" w:hAnsi="Arial" w:cs="Arial"/>
      <w:color w:val="000000"/>
      <w:sz w:val="24"/>
      <w:szCs w:val="24"/>
    </w:rPr>
  </w:style>
  <w:style w:type="paragraph" w:styleId="ListParagraph">
    <w:name w:val="List Paragraph"/>
    <w:basedOn w:val="Normal"/>
    <w:uiPriority w:val="34"/>
    <w:qFormat/>
    <w:rsid w:val="003859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27930">
      <w:bodyDiv w:val="1"/>
      <w:marLeft w:val="0"/>
      <w:marRight w:val="0"/>
      <w:marTop w:val="0"/>
      <w:marBottom w:val="0"/>
      <w:divBdr>
        <w:top w:val="none" w:sz="0" w:space="0" w:color="auto"/>
        <w:left w:val="none" w:sz="0" w:space="0" w:color="auto"/>
        <w:bottom w:val="none" w:sz="0" w:space="0" w:color="auto"/>
        <w:right w:val="none" w:sz="0" w:space="0" w:color="auto"/>
      </w:divBdr>
      <w:divsChild>
        <w:div w:id="136799311">
          <w:marLeft w:val="0"/>
          <w:marRight w:val="0"/>
          <w:marTop w:val="0"/>
          <w:marBottom w:val="0"/>
          <w:divBdr>
            <w:top w:val="none" w:sz="0" w:space="0" w:color="auto"/>
            <w:left w:val="none" w:sz="0" w:space="0" w:color="auto"/>
            <w:bottom w:val="none" w:sz="0" w:space="0" w:color="auto"/>
            <w:right w:val="none" w:sz="0" w:space="0" w:color="auto"/>
          </w:divBdr>
        </w:div>
        <w:div w:id="164519409">
          <w:marLeft w:val="0"/>
          <w:marRight w:val="0"/>
          <w:marTop w:val="0"/>
          <w:marBottom w:val="0"/>
          <w:divBdr>
            <w:top w:val="none" w:sz="0" w:space="0" w:color="auto"/>
            <w:left w:val="none" w:sz="0" w:space="0" w:color="auto"/>
            <w:bottom w:val="none" w:sz="0" w:space="0" w:color="auto"/>
            <w:right w:val="none" w:sz="0" w:space="0" w:color="auto"/>
          </w:divBdr>
        </w:div>
        <w:div w:id="271136325">
          <w:marLeft w:val="0"/>
          <w:marRight w:val="0"/>
          <w:marTop w:val="0"/>
          <w:marBottom w:val="0"/>
          <w:divBdr>
            <w:top w:val="none" w:sz="0" w:space="0" w:color="auto"/>
            <w:left w:val="none" w:sz="0" w:space="0" w:color="auto"/>
            <w:bottom w:val="none" w:sz="0" w:space="0" w:color="auto"/>
            <w:right w:val="none" w:sz="0" w:space="0" w:color="auto"/>
          </w:divBdr>
        </w:div>
        <w:div w:id="317659437">
          <w:marLeft w:val="0"/>
          <w:marRight w:val="0"/>
          <w:marTop w:val="0"/>
          <w:marBottom w:val="0"/>
          <w:divBdr>
            <w:top w:val="none" w:sz="0" w:space="0" w:color="auto"/>
            <w:left w:val="none" w:sz="0" w:space="0" w:color="auto"/>
            <w:bottom w:val="none" w:sz="0" w:space="0" w:color="auto"/>
            <w:right w:val="none" w:sz="0" w:space="0" w:color="auto"/>
          </w:divBdr>
        </w:div>
        <w:div w:id="454444678">
          <w:marLeft w:val="0"/>
          <w:marRight w:val="0"/>
          <w:marTop w:val="0"/>
          <w:marBottom w:val="0"/>
          <w:divBdr>
            <w:top w:val="none" w:sz="0" w:space="0" w:color="auto"/>
            <w:left w:val="none" w:sz="0" w:space="0" w:color="auto"/>
            <w:bottom w:val="none" w:sz="0" w:space="0" w:color="auto"/>
            <w:right w:val="none" w:sz="0" w:space="0" w:color="auto"/>
          </w:divBdr>
        </w:div>
        <w:div w:id="481317781">
          <w:marLeft w:val="0"/>
          <w:marRight w:val="0"/>
          <w:marTop w:val="0"/>
          <w:marBottom w:val="0"/>
          <w:divBdr>
            <w:top w:val="none" w:sz="0" w:space="0" w:color="auto"/>
            <w:left w:val="none" w:sz="0" w:space="0" w:color="auto"/>
            <w:bottom w:val="none" w:sz="0" w:space="0" w:color="auto"/>
            <w:right w:val="none" w:sz="0" w:space="0" w:color="auto"/>
          </w:divBdr>
        </w:div>
        <w:div w:id="509372045">
          <w:marLeft w:val="0"/>
          <w:marRight w:val="0"/>
          <w:marTop w:val="0"/>
          <w:marBottom w:val="0"/>
          <w:divBdr>
            <w:top w:val="none" w:sz="0" w:space="0" w:color="auto"/>
            <w:left w:val="none" w:sz="0" w:space="0" w:color="auto"/>
            <w:bottom w:val="none" w:sz="0" w:space="0" w:color="auto"/>
            <w:right w:val="none" w:sz="0" w:space="0" w:color="auto"/>
          </w:divBdr>
        </w:div>
        <w:div w:id="1122574500">
          <w:marLeft w:val="0"/>
          <w:marRight w:val="0"/>
          <w:marTop w:val="0"/>
          <w:marBottom w:val="0"/>
          <w:divBdr>
            <w:top w:val="none" w:sz="0" w:space="0" w:color="auto"/>
            <w:left w:val="none" w:sz="0" w:space="0" w:color="auto"/>
            <w:bottom w:val="none" w:sz="0" w:space="0" w:color="auto"/>
            <w:right w:val="none" w:sz="0" w:space="0" w:color="auto"/>
          </w:divBdr>
        </w:div>
        <w:div w:id="1207065110">
          <w:marLeft w:val="0"/>
          <w:marRight w:val="0"/>
          <w:marTop w:val="0"/>
          <w:marBottom w:val="0"/>
          <w:divBdr>
            <w:top w:val="none" w:sz="0" w:space="0" w:color="auto"/>
            <w:left w:val="none" w:sz="0" w:space="0" w:color="auto"/>
            <w:bottom w:val="none" w:sz="0" w:space="0" w:color="auto"/>
            <w:right w:val="none" w:sz="0" w:space="0" w:color="auto"/>
          </w:divBdr>
        </w:div>
        <w:div w:id="1301350420">
          <w:marLeft w:val="0"/>
          <w:marRight w:val="0"/>
          <w:marTop w:val="0"/>
          <w:marBottom w:val="0"/>
          <w:divBdr>
            <w:top w:val="none" w:sz="0" w:space="0" w:color="auto"/>
            <w:left w:val="none" w:sz="0" w:space="0" w:color="auto"/>
            <w:bottom w:val="none" w:sz="0" w:space="0" w:color="auto"/>
            <w:right w:val="none" w:sz="0" w:space="0" w:color="auto"/>
          </w:divBdr>
        </w:div>
        <w:div w:id="1304461053">
          <w:marLeft w:val="0"/>
          <w:marRight w:val="0"/>
          <w:marTop w:val="0"/>
          <w:marBottom w:val="0"/>
          <w:divBdr>
            <w:top w:val="none" w:sz="0" w:space="0" w:color="auto"/>
            <w:left w:val="none" w:sz="0" w:space="0" w:color="auto"/>
            <w:bottom w:val="none" w:sz="0" w:space="0" w:color="auto"/>
            <w:right w:val="none" w:sz="0" w:space="0" w:color="auto"/>
          </w:divBdr>
        </w:div>
        <w:div w:id="1313407660">
          <w:marLeft w:val="0"/>
          <w:marRight w:val="0"/>
          <w:marTop w:val="0"/>
          <w:marBottom w:val="0"/>
          <w:divBdr>
            <w:top w:val="none" w:sz="0" w:space="0" w:color="auto"/>
            <w:left w:val="none" w:sz="0" w:space="0" w:color="auto"/>
            <w:bottom w:val="none" w:sz="0" w:space="0" w:color="auto"/>
            <w:right w:val="none" w:sz="0" w:space="0" w:color="auto"/>
          </w:divBdr>
        </w:div>
        <w:div w:id="1417163969">
          <w:marLeft w:val="0"/>
          <w:marRight w:val="0"/>
          <w:marTop w:val="0"/>
          <w:marBottom w:val="0"/>
          <w:divBdr>
            <w:top w:val="none" w:sz="0" w:space="0" w:color="auto"/>
            <w:left w:val="none" w:sz="0" w:space="0" w:color="auto"/>
            <w:bottom w:val="none" w:sz="0" w:space="0" w:color="auto"/>
            <w:right w:val="none" w:sz="0" w:space="0" w:color="auto"/>
          </w:divBdr>
        </w:div>
        <w:div w:id="1524511981">
          <w:marLeft w:val="0"/>
          <w:marRight w:val="0"/>
          <w:marTop w:val="0"/>
          <w:marBottom w:val="0"/>
          <w:divBdr>
            <w:top w:val="none" w:sz="0" w:space="0" w:color="auto"/>
            <w:left w:val="none" w:sz="0" w:space="0" w:color="auto"/>
            <w:bottom w:val="none" w:sz="0" w:space="0" w:color="auto"/>
            <w:right w:val="none" w:sz="0" w:space="0" w:color="auto"/>
          </w:divBdr>
        </w:div>
        <w:div w:id="1565026762">
          <w:marLeft w:val="0"/>
          <w:marRight w:val="0"/>
          <w:marTop w:val="0"/>
          <w:marBottom w:val="0"/>
          <w:divBdr>
            <w:top w:val="none" w:sz="0" w:space="0" w:color="auto"/>
            <w:left w:val="none" w:sz="0" w:space="0" w:color="auto"/>
            <w:bottom w:val="none" w:sz="0" w:space="0" w:color="auto"/>
            <w:right w:val="none" w:sz="0" w:space="0" w:color="auto"/>
          </w:divBdr>
        </w:div>
        <w:div w:id="1585189131">
          <w:marLeft w:val="0"/>
          <w:marRight w:val="0"/>
          <w:marTop w:val="0"/>
          <w:marBottom w:val="0"/>
          <w:divBdr>
            <w:top w:val="none" w:sz="0" w:space="0" w:color="auto"/>
            <w:left w:val="none" w:sz="0" w:space="0" w:color="auto"/>
            <w:bottom w:val="none" w:sz="0" w:space="0" w:color="auto"/>
            <w:right w:val="none" w:sz="0" w:space="0" w:color="auto"/>
          </w:divBdr>
        </w:div>
        <w:div w:id="1604141910">
          <w:marLeft w:val="0"/>
          <w:marRight w:val="0"/>
          <w:marTop w:val="0"/>
          <w:marBottom w:val="0"/>
          <w:divBdr>
            <w:top w:val="none" w:sz="0" w:space="0" w:color="auto"/>
            <w:left w:val="none" w:sz="0" w:space="0" w:color="auto"/>
            <w:bottom w:val="none" w:sz="0" w:space="0" w:color="auto"/>
            <w:right w:val="none" w:sz="0" w:space="0" w:color="auto"/>
          </w:divBdr>
        </w:div>
        <w:div w:id="1654332724">
          <w:marLeft w:val="0"/>
          <w:marRight w:val="0"/>
          <w:marTop w:val="0"/>
          <w:marBottom w:val="0"/>
          <w:divBdr>
            <w:top w:val="none" w:sz="0" w:space="0" w:color="auto"/>
            <w:left w:val="none" w:sz="0" w:space="0" w:color="auto"/>
            <w:bottom w:val="none" w:sz="0" w:space="0" w:color="auto"/>
            <w:right w:val="none" w:sz="0" w:space="0" w:color="auto"/>
          </w:divBdr>
        </w:div>
        <w:div w:id="1844275249">
          <w:marLeft w:val="0"/>
          <w:marRight w:val="0"/>
          <w:marTop w:val="0"/>
          <w:marBottom w:val="0"/>
          <w:divBdr>
            <w:top w:val="none" w:sz="0" w:space="0" w:color="auto"/>
            <w:left w:val="none" w:sz="0" w:space="0" w:color="auto"/>
            <w:bottom w:val="none" w:sz="0" w:space="0" w:color="auto"/>
            <w:right w:val="none" w:sz="0" w:space="0" w:color="auto"/>
          </w:divBdr>
        </w:div>
        <w:div w:id="1854109042">
          <w:marLeft w:val="0"/>
          <w:marRight w:val="0"/>
          <w:marTop w:val="0"/>
          <w:marBottom w:val="0"/>
          <w:divBdr>
            <w:top w:val="none" w:sz="0" w:space="0" w:color="auto"/>
            <w:left w:val="none" w:sz="0" w:space="0" w:color="auto"/>
            <w:bottom w:val="none" w:sz="0" w:space="0" w:color="auto"/>
            <w:right w:val="none" w:sz="0" w:space="0" w:color="auto"/>
          </w:divBdr>
        </w:div>
        <w:div w:id="1856458497">
          <w:marLeft w:val="0"/>
          <w:marRight w:val="0"/>
          <w:marTop w:val="0"/>
          <w:marBottom w:val="0"/>
          <w:divBdr>
            <w:top w:val="none" w:sz="0" w:space="0" w:color="auto"/>
            <w:left w:val="none" w:sz="0" w:space="0" w:color="auto"/>
            <w:bottom w:val="none" w:sz="0" w:space="0" w:color="auto"/>
            <w:right w:val="none" w:sz="0" w:space="0" w:color="auto"/>
          </w:divBdr>
        </w:div>
        <w:div w:id="1954088993">
          <w:marLeft w:val="0"/>
          <w:marRight w:val="0"/>
          <w:marTop w:val="0"/>
          <w:marBottom w:val="0"/>
          <w:divBdr>
            <w:top w:val="none" w:sz="0" w:space="0" w:color="auto"/>
            <w:left w:val="none" w:sz="0" w:space="0" w:color="auto"/>
            <w:bottom w:val="none" w:sz="0" w:space="0" w:color="auto"/>
            <w:right w:val="none" w:sz="0" w:space="0" w:color="auto"/>
          </w:divBdr>
        </w:div>
        <w:div w:id="1998924632">
          <w:marLeft w:val="0"/>
          <w:marRight w:val="0"/>
          <w:marTop w:val="0"/>
          <w:marBottom w:val="0"/>
          <w:divBdr>
            <w:top w:val="none" w:sz="0" w:space="0" w:color="auto"/>
            <w:left w:val="none" w:sz="0" w:space="0" w:color="auto"/>
            <w:bottom w:val="none" w:sz="0" w:space="0" w:color="auto"/>
            <w:right w:val="none" w:sz="0" w:space="0" w:color="auto"/>
          </w:divBdr>
        </w:div>
      </w:divsChild>
    </w:div>
    <w:div w:id="229509553">
      <w:bodyDiv w:val="1"/>
      <w:marLeft w:val="0"/>
      <w:marRight w:val="0"/>
      <w:marTop w:val="0"/>
      <w:marBottom w:val="0"/>
      <w:divBdr>
        <w:top w:val="none" w:sz="0" w:space="0" w:color="auto"/>
        <w:left w:val="none" w:sz="0" w:space="0" w:color="auto"/>
        <w:bottom w:val="none" w:sz="0" w:space="0" w:color="auto"/>
        <w:right w:val="none" w:sz="0" w:space="0" w:color="auto"/>
      </w:divBdr>
      <w:divsChild>
        <w:div w:id="267198733">
          <w:marLeft w:val="0"/>
          <w:marRight w:val="0"/>
          <w:marTop w:val="0"/>
          <w:marBottom w:val="0"/>
          <w:divBdr>
            <w:top w:val="none" w:sz="0" w:space="0" w:color="auto"/>
            <w:left w:val="none" w:sz="0" w:space="0" w:color="auto"/>
            <w:bottom w:val="none" w:sz="0" w:space="0" w:color="auto"/>
            <w:right w:val="none" w:sz="0" w:space="0" w:color="auto"/>
          </w:divBdr>
        </w:div>
        <w:div w:id="275405000">
          <w:marLeft w:val="0"/>
          <w:marRight w:val="0"/>
          <w:marTop w:val="0"/>
          <w:marBottom w:val="0"/>
          <w:divBdr>
            <w:top w:val="none" w:sz="0" w:space="0" w:color="auto"/>
            <w:left w:val="none" w:sz="0" w:space="0" w:color="auto"/>
            <w:bottom w:val="none" w:sz="0" w:space="0" w:color="auto"/>
            <w:right w:val="none" w:sz="0" w:space="0" w:color="auto"/>
          </w:divBdr>
        </w:div>
        <w:div w:id="336738511">
          <w:marLeft w:val="0"/>
          <w:marRight w:val="0"/>
          <w:marTop w:val="0"/>
          <w:marBottom w:val="0"/>
          <w:divBdr>
            <w:top w:val="none" w:sz="0" w:space="0" w:color="auto"/>
            <w:left w:val="none" w:sz="0" w:space="0" w:color="auto"/>
            <w:bottom w:val="none" w:sz="0" w:space="0" w:color="auto"/>
            <w:right w:val="none" w:sz="0" w:space="0" w:color="auto"/>
          </w:divBdr>
        </w:div>
        <w:div w:id="647369120">
          <w:marLeft w:val="0"/>
          <w:marRight w:val="0"/>
          <w:marTop w:val="0"/>
          <w:marBottom w:val="0"/>
          <w:divBdr>
            <w:top w:val="none" w:sz="0" w:space="0" w:color="auto"/>
            <w:left w:val="none" w:sz="0" w:space="0" w:color="auto"/>
            <w:bottom w:val="none" w:sz="0" w:space="0" w:color="auto"/>
            <w:right w:val="none" w:sz="0" w:space="0" w:color="auto"/>
          </w:divBdr>
        </w:div>
        <w:div w:id="965744271">
          <w:marLeft w:val="0"/>
          <w:marRight w:val="0"/>
          <w:marTop w:val="0"/>
          <w:marBottom w:val="0"/>
          <w:divBdr>
            <w:top w:val="none" w:sz="0" w:space="0" w:color="auto"/>
            <w:left w:val="none" w:sz="0" w:space="0" w:color="auto"/>
            <w:bottom w:val="none" w:sz="0" w:space="0" w:color="auto"/>
            <w:right w:val="none" w:sz="0" w:space="0" w:color="auto"/>
          </w:divBdr>
        </w:div>
        <w:div w:id="1690060786">
          <w:marLeft w:val="0"/>
          <w:marRight w:val="0"/>
          <w:marTop w:val="0"/>
          <w:marBottom w:val="0"/>
          <w:divBdr>
            <w:top w:val="none" w:sz="0" w:space="0" w:color="auto"/>
            <w:left w:val="none" w:sz="0" w:space="0" w:color="auto"/>
            <w:bottom w:val="none" w:sz="0" w:space="0" w:color="auto"/>
            <w:right w:val="none" w:sz="0" w:space="0" w:color="auto"/>
          </w:divBdr>
        </w:div>
        <w:div w:id="2084644219">
          <w:marLeft w:val="0"/>
          <w:marRight w:val="0"/>
          <w:marTop w:val="0"/>
          <w:marBottom w:val="0"/>
          <w:divBdr>
            <w:top w:val="none" w:sz="0" w:space="0" w:color="auto"/>
            <w:left w:val="none" w:sz="0" w:space="0" w:color="auto"/>
            <w:bottom w:val="none" w:sz="0" w:space="0" w:color="auto"/>
            <w:right w:val="none" w:sz="0" w:space="0" w:color="auto"/>
          </w:divBdr>
        </w:div>
      </w:divsChild>
    </w:div>
    <w:div w:id="518930209">
      <w:bodyDiv w:val="1"/>
      <w:marLeft w:val="0"/>
      <w:marRight w:val="0"/>
      <w:marTop w:val="0"/>
      <w:marBottom w:val="0"/>
      <w:divBdr>
        <w:top w:val="none" w:sz="0" w:space="0" w:color="auto"/>
        <w:left w:val="none" w:sz="0" w:space="0" w:color="auto"/>
        <w:bottom w:val="none" w:sz="0" w:space="0" w:color="auto"/>
        <w:right w:val="none" w:sz="0" w:space="0" w:color="auto"/>
      </w:divBdr>
      <w:divsChild>
        <w:div w:id="44910348">
          <w:marLeft w:val="0"/>
          <w:marRight w:val="0"/>
          <w:marTop w:val="0"/>
          <w:marBottom w:val="0"/>
          <w:divBdr>
            <w:top w:val="none" w:sz="0" w:space="0" w:color="auto"/>
            <w:left w:val="none" w:sz="0" w:space="0" w:color="auto"/>
            <w:bottom w:val="none" w:sz="0" w:space="0" w:color="auto"/>
            <w:right w:val="none" w:sz="0" w:space="0" w:color="auto"/>
          </w:divBdr>
        </w:div>
        <w:div w:id="389040702">
          <w:marLeft w:val="0"/>
          <w:marRight w:val="0"/>
          <w:marTop w:val="0"/>
          <w:marBottom w:val="0"/>
          <w:divBdr>
            <w:top w:val="none" w:sz="0" w:space="0" w:color="auto"/>
            <w:left w:val="none" w:sz="0" w:space="0" w:color="auto"/>
            <w:bottom w:val="none" w:sz="0" w:space="0" w:color="auto"/>
            <w:right w:val="none" w:sz="0" w:space="0" w:color="auto"/>
          </w:divBdr>
        </w:div>
        <w:div w:id="665133155">
          <w:marLeft w:val="0"/>
          <w:marRight w:val="0"/>
          <w:marTop w:val="0"/>
          <w:marBottom w:val="0"/>
          <w:divBdr>
            <w:top w:val="none" w:sz="0" w:space="0" w:color="auto"/>
            <w:left w:val="none" w:sz="0" w:space="0" w:color="auto"/>
            <w:bottom w:val="none" w:sz="0" w:space="0" w:color="auto"/>
            <w:right w:val="none" w:sz="0" w:space="0" w:color="auto"/>
          </w:divBdr>
        </w:div>
        <w:div w:id="877815589">
          <w:marLeft w:val="0"/>
          <w:marRight w:val="0"/>
          <w:marTop w:val="0"/>
          <w:marBottom w:val="0"/>
          <w:divBdr>
            <w:top w:val="none" w:sz="0" w:space="0" w:color="auto"/>
            <w:left w:val="none" w:sz="0" w:space="0" w:color="auto"/>
            <w:bottom w:val="none" w:sz="0" w:space="0" w:color="auto"/>
            <w:right w:val="none" w:sz="0" w:space="0" w:color="auto"/>
          </w:divBdr>
        </w:div>
        <w:div w:id="1056903338">
          <w:marLeft w:val="0"/>
          <w:marRight w:val="0"/>
          <w:marTop w:val="0"/>
          <w:marBottom w:val="0"/>
          <w:divBdr>
            <w:top w:val="none" w:sz="0" w:space="0" w:color="auto"/>
            <w:left w:val="none" w:sz="0" w:space="0" w:color="auto"/>
            <w:bottom w:val="none" w:sz="0" w:space="0" w:color="auto"/>
            <w:right w:val="none" w:sz="0" w:space="0" w:color="auto"/>
          </w:divBdr>
        </w:div>
        <w:div w:id="1105342609">
          <w:marLeft w:val="0"/>
          <w:marRight w:val="0"/>
          <w:marTop w:val="0"/>
          <w:marBottom w:val="0"/>
          <w:divBdr>
            <w:top w:val="none" w:sz="0" w:space="0" w:color="auto"/>
            <w:left w:val="none" w:sz="0" w:space="0" w:color="auto"/>
            <w:bottom w:val="none" w:sz="0" w:space="0" w:color="auto"/>
            <w:right w:val="none" w:sz="0" w:space="0" w:color="auto"/>
          </w:divBdr>
        </w:div>
        <w:div w:id="1250040805">
          <w:marLeft w:val="0"/>
          <w:marRight w:val="0"/>
          <w:marTop w:val="0"/>
          <w:marBottom w:val="0"/>
          <w:divBdr>
            <w:top w:val="none" w:sz="0" w:space="0" w:color="auto"/>
            <w:left w:val="none" w:sz="0" w:space="0" w:color="auto"/>
            <w:bottom w:val="none" w:sz="0" w:space="0" w:color="auto"/>
            <w:right w:val="none" w:sz="0" w:space="0" w:color="auto"/>
          </w:divBdr>
        </w:div>
      </w:divsChild>
    </w:div>
    <w:div w:id="604652527">
      <w:bodyDiv w:val="1"/>
      <w:marLeft w:val="0"/>
      <w:marRight w:val="0"/>
      <w:marTop w:val="0"/>
      <w:marBottom w:val="0"/>
      <w:divBdr>
        <w:top w:val="none" w:sz="0" w:space="0" w:color="auto"/>
        <w:left w:val="none" w:sz="0" w:space="0" w:color="auto"/>
        <w:bottom w:val="none" w:sz="0" w:space="0" w:color="auto"/>
        <w:right w:val="none" w:sz="0" w:space="0" w:color="auto"/>
      </w:divBdr>
      <w:divsChild>
        <w:div w:id="172495880">
          <w:marLeft w:val="0"/>
          <w:marRight w:val="0"/>
          <w:marTop w:val="0"/>
          <w:marBottom w:val="0"/>
          <w:divBdr>
            <w:top w:val="none" w:sz="0" w:space="0" w:color="auto"/>
            <w:left w:val="none" w:sz="0" w:space="0" w:color="auto"/>
            <w:bottom w:val="none" w:sz="0" w:space="0" w:color="auto"/>
            <w:right w:val="none" w:sz="0" w:space="0" w:color="auto"/>
          </w:divBdr>
        </w:div>
        <w:div w:id="204564553">
          <w:marLeft w:val="0"/>
          <w:marRight w:val="0"/>
          <w:marTop w:val="0"/>
          <w:marBottom w:val="0"/>
          <w:divBdr>
            <w:top w:val="none" w:sz="0" w:space="0" w:color="auto"/>
            <w:left w:val="none" w:sz="0" w:space="0" w:color="auto"/>
            <w:bottom w:val="none" w:sz="0" w:space="0" w:color="auto"/>
            <w:right w:val="none" w:sz="0" w:space="0" w:color="auto"/>
          </w:divBdr>
        </w:div>
        <w:div w:id="247930848">
          <w:marLeft w:val="0"/>
          <w:marRight w:val="0"/>
          <w:marTop w:val="0"/>
          <w:marBottom w:val="0"/>
          <w:divBdr>
            <w:top w:val="none" w:sz="0" w:space="0" w:color="auto"/>
            <w:left w:val="none" w:sz="0" w:space="0" w:color="auto"/>
            <w:bottom w:val="none" w:sz="0" w:space="0" w:color="auto"/>
            <w:right w:val="none" w:sz="0" w:space="0" w:color="auto"/>
          </w:divBdr>
        </w:div>
        <w:div w:id="321861523">
          <w:marLeft w:val="0"/>
          <w:marRight w:val="0"/>
          <w:marTop w:val="0"/>
          <w:marBottom w:val="0"/>
          <w:divBdr>
            <w:top w:val="none" w:sz="0" w:space="0" w:color="auto"/>
            <w:left w:val="none" w:sz="0" w:space="0" w:color="auto"/>
            <w:bottom w:val="none" w:sz="0" w:space="0" w:color="auto"/>
            <w:right w:val="none" w:sz="0" w:space="0" w:color="auto"/>
          </w:divBdr>
        </w:div>
        <w:div w:id="362948979">
          <w:marLeft w:val="0"/>
          <w:marRight w:val="0"/>
          <w:marTop w:val="0"/>
          <w:marBottom w:val="0"/>
          <w:divBdr>
            <w:top w:val="none" w:sz="0" w:space="0" w:color="auto"/>
            <w:left w:val="none" w:sz="0" w:space="0" w:color="auto"/>
            <w:bottom w:val="none" w:sz="0" w:space="0" w:color="auto"/>
            <w:right w:val="none" w:sz="0" w:space="0" w:color="auto"/>
          </w:divBdr>
        </w:div>
        <w:div w:id="374159841">
          <w:marLeft w:val="0"/>
          <w:marRight w:val="0"/>
          <w:marTop w:val="0"/>
          <w:marBottom w:val="0"/>
          <w:divBdr>
            <w:top w:val="none" w:sz="0" w:space="0" w:color="auto"/>
            <w:left w:val="none" w:sz="0" w:space="0" w:color="auto"/>
            <w:bottom w:val="none" w:sz="0" w:space="0" w:color="auto"/>
            <w:right w:val="none" w:sz="0" w:space="0" w:color="auto"/>
          </w:divBdr>
        </w:div>
        <w:div w:id="497498180">
          <w:marLeft w:val="0"/>
          <w:marRight w:val="0"/>
          <w:marTop w:val="0"/>
          <w:marBottom w:val="0"/>
          <w:divBdr>
            <w:top w:val="none" w:sz="0" w:space="0" w:color="auto"/>
            <w:left w:val="none" w:sz="0" w:space="0" w:color="auto"/>
            <w:bottom w:val="none" w:sz="0" w:space="0" w:color="auto"/>
            <w:right w:val="none" w:sz="0" w:space="0" w:color="auto"/>
          </w:divBdr>
        </w:div>
        <w:div w:id="545677664">
          <w:marLeft w:val="0"/>
          <w:marRight w:val="0"/>
          <w:marTop w:val="0"/>
          <w:marBottom w:val="0"/>
          <w:divBdr>
            <w:top w:val="none" w:sz="0" w:space="0" w:color="auto"/>
            <w:left w:val="none" w:sz="0" w:space="0" w:color="auto"/>
            <w:bottom w:val="none" w:sz="0" w:space="0" w:color="auto"/>
            <w:right w:val="none" w:sz="0" w:space="0" w:color="auto"/>
          </w:divBdr>
        </w:div>
        <w:div w:id="580330586">
          <w:marLeft w:val="0"/>
          <w:marRight w:val="0"/>
          <w:marTop w:val="0"/>
          <w:marBottom w:val="0"/>
          <w:divBdr>
            <w:top w:val="none" w:sz="0" w:space="0" w:color="auto"/>
            <w:left w:val="none" w:sz="0" w:space="0" w:color="auto"/>
            <w:bottom w:val="none" w:sz="0" w:space="0" w:color="auto"/>
            <w:right w:val="none" w:sz="0" w:space="0" w:color="auto"/>
          </w:divBdr>
        </w:div>
        <w:div w:id="659046296">
          <w:marLeft w:val="0"/>
          <w:marRight w:val="0"/>
          <w:marTop w:val="0"/>
          <w:marBottom w:val="0"/>
          <w:divBdr>
            <w:top w:val="none" w:sz="0" w:space="0" w:color="auto"/>
            <w:left w:val="none" w:sz="0" w:space="0" w:color="auto"/>
            <w:bottom w:val="none" w:sz="0" w:space="0" w:color="auto"/>
            <w:right w:val="none" w:sz="0" w:space="0" w:color="auto"/>
          </w:divBdr>
        </w:div>
        <w:div w:id="729882110">
          <w:marLeft w:val="0"/>
          <w:marRight w:val="0"/>
          <w:marTop w:val="0"/>
          <w:marBottom w:val="0"/>
          <w:divBdr>
            <w:top w:val="none" w:sz="0" w:space="0" w:color="auto"/>
            <w:left w:val="none" w:sz="0" w:space="0" w:color="auto"/>
            <w:bottom w:val="none" w:sz="0" w:space="0" w:color="auto"/>
            <w:right w:val="none" w:sz="0" w:space="0" w:color="auto"/>
          </w:divBdr>
        </w:div>
        <w:div w:id="829756420">
          <w:marLeft w:val="0"/>
          <w:marRight w:val="0"/>
          <w:marTop w:val="0"/>
          <w:marBottom w:val="0"/>
          <w:divBdr>
            <w:top w:val="none" w:sz="0" w:space="0" w:color="auto"/>
            <w:left w:val="none" w:sz="0" w:space="0" w:color="auto"/>
            <w:bottom w:val="none" w:sz="0" w:space="0" w:color="auto"/>
            <w:right w:val="none" w:sz="0" w:space="0" w:color="auto"/>
          </w:divBdr>
        </w:div>
        <w:div w:id="856692572">
          <w:marLeft w:val="0"/>
          <w:marRight w:val="0"/>
          <w:marTop w:val="0"/>
          <w:marBottom w:val="0"/>
          <w:divBdr>
            <w:top w:val="none" w:sz="0" w:space="0" w:color="auto"/>
            <w:left w:val="none" w:sz="0" w:space="0" w:color="auto"/>
            <w:bottom w:val="none" w:sz="0" w:space="0" w:color="auto"/>
            <w:right w:val="none" w:sz="0" w:space="0" w:color="auto"/>
          </w:divBdr>
        </w:div>
        <w:div w:id="923614824">
          <w:marLeft w:val="0"/>
          <w:marRight w:val="0"/>
          <w:marTop w:val="0"/>
          <w:marBottom w:val="0"/>
          <w:divBdr>
            <w:top w:val="none" w:sz="0" w:space="0" w:color="auto"/>
            <w:left w:val="none" w:sz="0" w:space="0" w:color="auto"/>
            <w:bottom w:val="none" w:sz="0" w:space="0" w:color="auto"/>
            <w:right w:val="none" w:sz="0" w:space="0" w:color="auto"/>
          </w:divBdr>
        </w:div>
        <w:div w:id="952397713">
          <w:marLeft w:val="0"/>
          <w:marRight w:val="0"/>
          <w:marTop w:val="0"/>
          <w:marBottom w:val="0"/>
          <w:divBdr>
            <w:top w:val="none" w:sz="0" w:space="0" w:color="auto"/>
            <w:left w:val="none" w:sz="0" w:space="0" w:color="auto"/>
            <w:bottom w:val="none" w:sz="0" w:space="0" w:color="auto"/>
            <w:right w:val="none" w:sz="0" w:space="0" w:color="auto"/>
          </w:divBdr>
        </w:div>
        <w:div w:id="959729402">
          <w:marLeft w:val="0"/>
          <w:marRight w:val="0"/>
          <w:marTop w:val="0"/>
          <w:marBottom w:val="0"/>
          <w:divBdr>
            <w:top w:val="none" w:sz="0" w:space="0" w:color="auto"/>
            <w:left w:val="none" w:sz="0" w:space="0" w:color="auto"/>
            <w:bottom w:val="none" w:sz="0" w:space="0" w:color="auto"/>
            <w:right w:val="none" w:sz="0" w:space="0" w:color="auto"/>
          </w:divBdr>
        </w:div>
        <w:div w:id="1132363539">
          <w:marLeft w:val="0"/>
          <w:marRight w:val="0"/>
          <w:marTop w:val="0"/>
          <w:marBottom w:val="0"/>
          <w:divBdr>
            <w:top w:val="none" w:sz="0" w:space="0" w:color="auto"/>
            <w:left w:val="none" w:sz="0" w:space="0" w:color="auto"/>
            <w:bottom w:val="none" w:sz="0" w:space="0" w:color="auto"/>
            <w:right w:val="none" w:sz="0" w:space="0" w:color="auto"/>
          </w:divBdr>
        </w:div>
        <w:div w:id="1182205336">
          <w:marLeft w:val="0"/>
          <w:marRight w:val="0"/>
          <w:marTop w:val="0"/>
          <w:marBottom w:val="0"/>
          <w:divBdr>
            <w:top w:val="none" w:sz="0" w:space="0" w:color="auto"/>
            <w:left w:val="none" w:sz="0" w:space="0" w:color="auto"/>
            <w:bottom w:val="none" w:sz="0" w:space="0" w:color="auto"/>
            <w:right w:val="none" w:sz="0" w:space="0" w:color="auto"/>
          </w:divBdr>
        </w:div>
        <w:div w:id="1391806850">
          <w:marLeft w:val="0"/>
          <w:marRight w:val="0"/>
          <w:marTop w:val="0"/>
          <w:marBottom w:val="0"/>
          <w:divBdr>
            <w:top w:val="none" w:sz="0" w:space="0" w:color="auto"/>
            <w:left w:val="none" w:sz="0" w:space="0" w:color="auto"/>
            <w:bottom w:val="none" w:sz="0" w:space="0" w:color="auto"/>
            <w:right w:val="none" w:sz="0" w:space="0" w:color="auto"/>
          </w:divBdr>
        </w:div>
        <w:div w:id="1476334320">
          <w:marLeft w:val="0"/>
          <w:marRight w:val="0"/>
          <w:marTop w:val="0"/>
          <w:marBottom w:val="0"/>
          <w:divBdr>
            <w:top w:val="none" w:sz="0" w:space="0" w:color="auto"/>
            <w:left w:val="none" w:sz="0" w:space="0" w:color="auto"/>
            <w:bottom w:val="none" w:sz="0" w:space="0" w:color="auto"/>
            <w:right w:val="none" w:sz="0" w:space="0" w:color="auto"/>
          </w:divBdr>
        </w:div>
        <w:div w:id="1579362484">
          <w:marLeft w:val="0"/>
          <w:marRight w:val="0"/>
          <w:marTop w:val="0"/>
          <w:marBottom w:val="0"/>
          <w:divBdr>
            <w:top w:val="none" w:sz="0" w:space="0" w:color="auto"/>
            <w:left w:val="none" w:sz="0" w:space="0" w:color="auto"/>
            <w:bottom w:val="none" w:sz="0" w:space="0" w:color="auto"/>
            <w:right w:val="none" w:sz="0" w:space="0" w:color="auto"/>
          </w:divBdr>
        </w:div>
        <w:div w:id="1759524558">
          <w:marLeft w:val="0"/>
          <w:marRight w:val="0"/>
          <w:marTop w:val="0"/>
          <w:marBottom w:val="0"/>
          <w:divBdr>
            <w:top w:val="none" w:sz="0" w:space="0" w:color="auto"/>
            <w:left w:val="none" w:sz="0" w:space="0" w:color="auto"/>
            <w:bottom w:val="none" w:sz="0" w:space="0" w:color="auto"/>
            <w:right w:val="none" w:sz="0" w:space="0" w:color="auto"/>
          </w:divBdr>
        </w:div>
        <w:div w:id="2093819110">
          <w:marLeft w:val="0"/>
          <w:marRight w:val="0"/>
          <w:marTop w:val="0"/>
          <w:marBottom w:val="0"/>
          <w:divBdr>
            <w:top w:val="none" w:sz="0" w:space="0" w:color="auto"/>
            <w:left w:val="none" w:sz="0" w:space="0" w:color="auto"/>
            <w:bottom w:val="none" w:sz="0" w:space="0" w:color="auto"/>
            <w:right w:val="none" w:sz="0" w:space="0" w:color="auto"/>
          </w:divBdr>
        </w:div>
      </w:divsChild>
    </w:div>
    <w:div w:id="683559916">
      <w:bodyDiv w:val="1"/>
      <w:marLeft w:val="0"/>
      <w:marRight w:val="0"/>
      <w:marTop w:val="0"/>
      <w:marBottom w:val="0"/>
      <w:divBdr>
        <w:top w:val="none" w:sz="0" w:space="0" w:color="auto"/>
        <w:left w:val="none" w:sz="0" w:space="0" w:color="auto"/>
        <w:bottom w:val="none" w:sz="0" w:space="0" w:color="auto"/>
        <w:right w:val="none" w:sz="0" w:space="0" w:color="auto"/>
      </w:divBdr>
      <w:divsChild>
        <w:div w:id="85343292">
          <w:marLeft w:val="0"/>
          <w:marRight w:val="0"/>
          <w:marTop w:val="0"/>
          <w:marBottom w:val="0"/>
          <w:divBdr>
            <w:top w:val="none" w:sz="0" w:space="0" w:color="auto"/>
            <w:left w:val="none" w:sz="0" w:space="0" w:color="auto"/>
            <w:bottom w:val="none" w:sz="0" w:space="0" w:color="auto"/>
            <w:right w:val="none" w:sz="0" w:space="0" w:color="auto"/>
          </w:divBdr>
        </w:div>
        <w:div w:id="236283455">
          <w:marLeft w:val="0"/>
          <w:marRight w:val="0"/>
          <w:marTop w:val="0"/>
          <w:marBottom w:val="0"/>
          <w:divBdr>
            <w:top w:val="none" w:sz="0" w:space="0" w:color="auto"/>
            <w:left w:val="none" w:sz="0" w:space="0" w:color="auto"/>
            <w:bottom w:val="none" w:sz="0" w:space="0" w:color="auto"/>
            <w:right w:val="none" w:sz="0" w:space="0" w:color="auto"/>
          </w:divBdr>
        </w:div>
        <w:div w:id="276564579">
          <w:marLeft w:val="0"/>
          <w:marRight w:val="0"/>
          <w:marTop w:val="0"/>
          <w:marBottom w:val="0"/>
          <w:divBdr>
            <w:top w:val="none" w:sz="0" w:space="0" w:color="auto"/>
            <w:left w:val="none" w:sz="0" w:space="0" w:color="auto"/>
            <w:bottom w:val="none" w:sz="0" w:space="0" w:color="auto"/>
            <w:right w:val="none" w:sz="0" w:space="0" w:color="auto"/>
          </w:divBdr>
        </w:div>
        <w:div w:id="299649036">
          <w:marLeft w:val="0"/>
          <w:marRight w:val="0"/>
          <w:marTop w:val="0"/>
          <w:marBottom w:val="0"/>
          <w:divBdr>
            <w:top w:val="none" w:sz="0" w:space="0" w:color="auto"/>
            <w:left w:val="none" w:sz="0" w:space="0" w:color="auto"/>
            <w:bottom w:val="none" w:sz="0" w:space="0" w:color="auto"/>
            <w:right w:val="none" w:sz="0" w:space="0" w:color="auto"/>
          </w:divBdr>
        </w:div>
        <w:div w:id="443351181">
          <w:marLeft w:val="0"/>
          <w:marRight w:val="0"/>
          <w:marTop w:val="0"/>
          <w:marBottom w:val="0"/>
          <w:divBdr>
            <w:top w:val="none" w:sz="0" w:space="0" w:color="auto"/>
            <w:left w:val="none" w:sz="0" w:space="0" w:color="auto"/>
            <w:bottom w:val="none" w:sz="0" w:space="0" w:color="auto"/>
            <w:right w:val="none" w:sz="0" w:space="0" w:color="auto"/>
          </w:divBdr>
        </w:div>
        <w:div w:id="526796221">
          <w:marLeft w:val="0"/>
          <w:marRight w:val="0"/>
          <w:marTop w:val="0"/>
          <w:marBottom w:val="0"/>
          <w:divBdr>
            <w:top w:val="none" w:sz="0" w:space="0" w:color="auto"/>
            <w:left w:val="none" w:sz="0" w:space="0" w:color="auto"/>
            <w:bottom w:val="none" w:sz="0" w:space="0" w:color="auto"/>
            <w:right w:val="none" w:sz="0" w:space="0" w:color="auto"/>
          </w:divBdr>
        </w:div>
        <w:div w:id="584340538">
          <w:marLeft w:val="0"/>
          <w:marRight w:val="0"/>
          <w:marTop w:val="0"/>
          <w:marBottom w:val="0"/>
          <w:divBdr>
            <w:top w:val="none" w:sz="0" w:space="0" w:color="auto"/>
            <w:left w:val="none" w:sz="0" w:space="0" w:color="auto"/>
            <w:bottom w:val="none" w:sz="0" w:space="0" w:color="auto"/>
            <w:right w:val="none" w:sz="0" w:space="0" w:color="auto"/>
          </w:divBdr>
        </w:div>
        <w:div w:id="595603637">
          <w:marLeft w:val="0"/>
          <w:marRight w:val="0"/>
          <w:marTop w:val="0"/>
          <w:marBottom w:val="0"/>
          <w:divBdr>
            <w:top w:val="none" w:sz="0" w:space="0" w:color="auto"/>
            <w:left w:val="none" w:sz="0" w:space="0" w:color="auto"/>
            <w:bottom w:val="none" w:sz="0" w:space="0" w:color="auto"/>
            <w:right w:val="none" w:sz="0" w:space="0" w:color="auto"/>
          </w:divBdr>
        </w:div>
        <w:div w:id="598025090">
          <w:marLeft w:val="0"/>
          <w:marRight w:val="0"/>
          <w:marTop w:val="0"/>
          <w:marBottom w:val="0"/>
          <w:divBdr>
            <w:top w:val="none" w:sz="0" w:space="0" w:color="auto"/>
            <w:left w:val="none" w:sz="0" w:space="0" w:color="auto"/>
            <w:bottom w:val="none" w:sz="0" w:space="0" w:color="auto"/>
            <w:right w:val="none" w:sz="0" w:space="0" w:color="auto"/>
          </w:divBdr>
        </w:div>
        <w:div w:id="612441513">
          <w:marLeft w:val="0"/>
          <w:marRight w:val="0"/>
          <w:marTop w:val="0"/>
          <w:marBottom w:val="0"/>
          <w:divBdr>
            <w:top w:val="none" w:sz="0" w:space="0" w:color="auto"/>
            <w:left w:val="none" w:sz="0" w:space="0" w:color="auto"/>
            <w:bottom w:val="none" w:sz="0" w:space="0" w:color="auto"/>
            <w:right w:val="none" w:sz="0" w:space="0" w:color="auto"/>
          </w:divBdr>
        </w:div>
        <w:div w:id="615671919">
          <w:marLeft w:val="0"/>
          <w:marRight w:val="0"/>
          <w:marTop w:val="0"/>
          <w:marBottom w:val="0"/>
          <w:divBdr>
            <w:top w:val="none" w:sz="0" w:space="0" w:color="auto"/>
            <w:left w:val="none" w:sz="0" w:space="0" w:color="auto"/>
            <w:bottom w:val="none" w:sz="0" w:space="0" w:color="auto"/>
            <w:right w:val="none" w:sz="0" w:space="0" w:color="auto"/>
          </w:divBdr>
        </w:div>
        <w:div w:id="704907031">
          <w:marLeft w:val="0"/>
          <w:marRight w:val="0"/>
          <w:marTop w:val="0"/>
          <w:marBottom w:val="0"/>
          <w:divBdr>
            <w:top w:val="none" w:sz="0" w:space="0" w:color="auto"/>
            <w:left w:val="none" w:sz="0" w:space="0" w:color="auto"/>
            <w:bottom w:val="none" w:sz="0" w:space="0" w:color="auto"/>
            <w:right w:val="none" w:sz="0" w:space="0" w:color="auto"/>
          </w:divBdr>
        </w:div>
        <w:div w:id="834607656">
          <w:marLeft w:val="0"/>
          <w:marRight w:val="0"/>
          <w:marTop w:val="0"/>
          <w:marBottom w:val="0"/>
          <w:divBdr>
            <w:top w:val="none" w:sz="0" w:space="0" w:color="auto"/>
            <w:left w:val="none" w:sz="0" w:space="0" w:color="auto"/>
            <w:bottom w:val="none" w:sz="0" w:space="0" w:color="auto"/>
            <w:right w:val="none" w:sz="0" w:space="0" w:color="auto"/>
          </w:divBdr>
        </w:div>
        <w:div w:id="963653856">
          <w:marLeft w:val="0"/>
          <w:marRight w:val="0"/>
          <w:marTop w:val="0"/>
          <w:marBottom w:val="0"/>
          <w:divBdr>
            <w:top w:val="none" w:sz="0" w:space="0" w:color="auto"/>
            <w:left w:val="none" w:sz="0" w:space="0" w:color="auto"/>
            <w:bottom w:val="none" w:sz="0" w:space="0" w:color="auto"/>
            <w:right w:val="none" w:sz="0" w:space="0" w:color="auto"/>
          </w:divBdr>
        </w:div>
        <w:div w:id="1161627926">
          <w:marLeft w:val="0"/>
          <w:marRight w:val="0"/>
          <w:marTop w:val="0"/>
          <w:marBottom w:val="0"/>
          <w:divBdr>
            <w:top w:val="none" w:sz="0" w:space="0" w:color="auto"/>
            <w:left w:val="none" w:sz="0" w:space="0" w:color="auto"/>
            <w:bottom w:val="none" w:sz="0" w:space="0" w:color="auto"/>
            <w:right w:val="none" w:sz="0" w:space="0" w:color="auto"/>
          </w:divBdr>
        </w:div>
        <w:div w:id="1355303122">
          <w:marLeft w:val="0"/>
          <w:marRight w:val="0"/>
          <w:marTop w:val="0"/>
          <w:marBottom w:val="0"/>
          <w:divBdr>
            <w:top w:val="none" w:sz="0" w:space="0" w:color="auto"/>
            <w:left w:val="none" w:sz="0" w:space="0" w:color="auto"/>
            <w:bottom w:val="none" w:sz="0" w:space="0" w:color="auto"/>
            <w:right w:val="none" w:sz="0" w:space="0" w:color="auto"/>
          </w:divBdr>
        </w:div>
        <w:div w:id="1609579518">
          <w:marLeft w:val="0"/>
          <w:marRight w:val="0"/>
          <w:marTop w:val="0"/>
          <w:marBottom w:val="0"/>
          <w:divBdr>
            <w:top w:val="none" w:sz="0" w:space="0" w:color="auto"/>
            <w:left w:val="none" w:sz="0" w:space="0" w:color="auto"/>
            <w:bottom w:val="none" w:sz="0" w:space="0" w:color="auto"/>
            <w:right w:val="none" w:sz="0" w:space="0" w:color="auto"/>
          </w:divBdr>
        </w:div>
        <w:div w:id="1741320421">
          <w:marLeft w:val="0"/>
          <w:marRight w:val="0"/>
          <w:marTop w:val="0"/>
          <w:marBottom w:val="0"/>
          <w:divBdr>
            <w:top w:val="none" w:sz="0" w:space="0" w:color="auto"/>
            <w:left w:val="none" w:sz="0" w:space="0" w:color="auto"/>
            <w:bottom w:val="none" w:sz="0" w:space="0" w:color="auto"/>
            <w:right w:val="none" w:sz="0" w:space="0" w:color="auto"/>
          </w:divBdr>
        </w:div>
        <w:div w:id="1749420626">
          <w:marLeft w:val="0"/>
          <w:marRight w:val="0"/>
          <w:marTop w:val="0"/>
          <w:marBottom w:val="0"/>
          <w:divBdr>
            <w:top w:val="none" w:sz="0" w:space="0" w:color="auto"/>
            <w:left w:val="none" w:sz="0" w:space="0" w:color="auto"/>
            <w:bottom w:val="none" w:sz="0" w:space="0" w:color="auto"/>
            <w:right w:val="none" w:sz="0" w:space="0" w:color="auto"/>
          </w:divBdr>
        </w:div>
        <w:div w:id="1878614237">
          <w:marLeft w:val="0"/>
          <w:marRight w:val="0"/>
          <w:marTop w:val="0"/>
          <w:marBottom w:val="0"/>
          <w:divBdr>
            <w:top w:val="none" w:sz="0" w:space="0" w:color="auto"/>
            <w:left w:val="none" w:sz="0" w:space="0" w:color="auto"/>
            <w:bottom w:val="none" w:sz="0" w:space="0" w:color="auto"/>
            <w:right w:val="none" w:sz="0" w:space="0" w:color="auto"/>
          </w:divBdr>
        </w:div>
        <w:div w:id="2122258501">
          <w:marLeft w:val="0"/>
          <w:marRight w:val="0"/>
          <w:marTop w:val="0"/>
          <w:marBottom w:val="0"/>
          <w:divBdr>
            <w:top w:val="none" w:sz="0" w:space="0" w:color="auto"/>
            <w:left w:val="none" w:sz="0" w:space="0" w:color="auto"/>
            <w:bottom w:val="none" w:sz="0" w:space="0" w:color="auto"/>
            <w:right w:val="none" w:sz="0" w:space="0" w:color="auto"/>
          </w:divBdr>
        </w:div>
        <w:div w:id="2124381457">
          <w:marLeft w:val="0"/>
          <w:marRight w:val="0"/>
          <w:marTop w:val="0"/>
          <w:marBottom w:val="0"/>
          <w:divBdr>
            <w:top w:val="none" w:sz="0" w:space="0" w:color="auto"/>
            <w:left w:val="none" w:sz="0" w:space="0" w:color="auto"/>
            <w:bottom w:val="none" w:sz="0" w:space="0" w:color="auto"/>
            <w:right w:val="none" w:sz="0" w:space="0" w:color="auto"/>
          </w:divBdr>
        </w:div>
        <w:div w:id="2144421609">
          <w:marLeft w:val="0"/>
          <w:marRight w:val="0"/>
          <w:marTop w:val="0"/>
          <w:marBottom w:val="0"/>
          <w:divBdr>
            <w:top w:val="none" w:sz="0" w:space="0" w:color="auto"/>
            <w:left w:val="none" w:sz="0" w:space="0" w:color="auto"/>
            <w:bottom w:val="none" w:sz="0" w:space="0" w:color="auto"/>
            <w:right w:val="none" w:sz="0" w:space="0" w:color="auto"/>
          </w:divBdr>
        </w:div>
      </w:divsChild>
    </w:div>
    <w:div w:id="881477312">
      <w:bodyDiv w:val="1"/>
      <w:marLeft w:val="0"/>
      <w:marRight w:val="0"/>
      <w:marTop w:val="0"/>
      <w:marBottom w:val="0"/>
      <w:divBdr>
        <w:top w:val="none" w:sz="0" w:space="0" w:color="auto"/>
        <w:left w:val="none" w:sz="0" w:space="0" w:color="auto"/>
        <w:bottom w:val="none" w:sz="0" w:space="0" w:color="auto"/>
        <w:right w:val="none" w:sz="0" w:space="0" w:color="auto"/>
      </w:divBdr>
      <w:divsChild>
        <w:div w:id="326788011">
          <w:marLeft w:val="0"/>
          <w:marRight w:val="0"/>
          <w:marTop w:val="0"/>
          <w:marBottom w:val="0"/>
          <w:divBdr>
            <w:top w:val="none" w:sz="0" w:space="0" w:color="auto"/>
            <w:left w:val="none" w:sz="0" w:space="0" w:color="auto"/>
            <w:bottom w:val="none" w:sz="0" w:space="0" w:color="auto"/>
            <w:right w:val="none" w:sz="0" w:space="0" w:color="auto"/>
          </w:divBdr>
        </w:div>
        <w:div w:id="928075678">
          <w:marLeft w:val="0"/>
          <w:marRight w:val="0"/>
          <w:marTop w:val="0"/>
          <w:marBottom w:val="0"/>
          <w:divBdr>
            <w:top w:val="none" w:sz="0" w:space="0" w:color="auto"/>
            <w:left w:val="none" w:sz="0" w:space="0" w:color="auto"/>
            <w:bottom w:val="none" w:sz="0" w:space="0" w:color="auto"/>
            <w:right w:val="none" w:sz="0" w:space="0" w:color="auto"/>
          </w:divBdr>
        </w:div>
        <w:div w:id="1059279679">
          <w:marLeft w:val="0"/>
          <w:marRight w:val="0"/>
          <w:marTop w:val="0"/>
          <w:marBottom w:val="0"/>
          <w:divBdr>
            <w:top w:val="none" w:sz="0" w:space="0" w:color="auto"/>
            <w:left w:val="none" w:sz="0" w:space="0" w:color="auto"/>
            <w:bottom w:val="none" w:sz="0" w:space="0" w:color="auto"/>
            <w:right w:val="none" w:sz="0" w:space="0" w:color="auto"/>
          </w:divBdr>
        </w:div>
        <w:div w:id="1076781778">
          <w:marLeft w:val="0"/>
          <w:marRight w:val="0"/>
          <w:marTop w:val="0"/>
          <w:marBottom w:val="0"/>
          <w:divBdr>
            <w:top w:val="none" w:sz="0" w:space="0" w:color="auto"/>
            <w:left w:val="none" w:sz="0" w:space="0" w:color="auto"/>
            <w:bottom w:val="none" w:sz="0" w:space="0" w:color="auto"/>
            <w:right w:val="none" w:sz="0" w:space="0" w:color="auto"/>
          </w:divBdr>
        </w:div>
        <w:div w:id="1105879346">
          <w:marLeft w:val="0"/>
          <w:marRight w:val="0"/>
          <w:marTop w:val="0"/>
          <w:marBottom w:val="0"/>
          <w:divBdr>
            <w:top w:val="none" w:sz="0" w:space="0" w:color="auto"/>
            <w:left w:val="none" w:sz="0" w:space="0" w:color="auto"/>
            <w:bottom w:val="none" w:sz="0" w:space="0" w:color="auto"/>
            <w:right w:val="none" w:sz="0" w:space="0" w:color="auto"/>
          </w:divBdr>
        </w:div>
        <w:div w:id="1226719706">
          <w:marLeft w:val="0"/>
          <w:marRight w:val="0"/>
          <w:marTop w:val="0"/>
          <w:marBottom w:val="0"/>
          <w:divBdr>
            <w:top w:val="none" w:sz="0" w:space="0" w:color="auto"/>
            <w:left w:val="none" w:sz="0" w:space="0" w:color="auto"/>
            <w:bottom w:val="none" w:sz="0" w:space="0" w:color="auto"/>
            <w:right w:val="none" w:sz="0" w:space="0" w:color="auto"/>
          </w:divBdr>
        </w:div>
        <w:div w:id="1372922752">
          <w:marLeft w:val="0"/>
          <w:marRight w:val="0"/>
          <w:marTop w:val="0"/>
          <w:marBottom w:val="0"/>
          <w:divBdr>
            <w:top w:val="none" w:sz="0" w:space="0" w:color="auto"/>
            <w:left w:val="none" w:sz="0" w:space="0" w:color="auto"/>
            <w:bottom w:val="none" w:sz="0" w:space="0" w:color="auto"/>
            <w:right w:val="none" w:sz="0" w:space="0" w:color="auto"/>
          </w:divBdr>
        </w:div>
        <w:div w:id="1473056387">
          <w:marLeft w:val="0"/>
          <w:marRight w:val="0"/>
          <w:marTop w:val="0"/>
          <w:marBottom w:val="0"/>
          <w:divBdr>
            <w:top w:val="none" w:sz="0" w:space="0" w:color="auto"/>
            <w:left w:val="none" w:sz="0" w:space="0" w:color="auto"/>
            <w:bottom w:val="none" w:sz="0" w:space="0" w:color="auto"/>
            <w:right w:val="none" w:sz="0" w:space="0" w:color="auto"/>
          </w:divBdr>
        </w:div>
        <w:div w:id="1500848262">
          <w:marLeft w:val="0"/>
          <w:marRight w:val="0"/>
          <w:marTop w:val="0"/>
          <w:marBottom w:val="0"/>
          <w:divBdr>
            <w:top w:val="none" w:sz="0" w:space="0" w:color="auto"/>
            <w:left w:val="none" w:sz="0" w:space="0" w:color="auto"/>
            <w:bottom w:val="none" w:sz="0" w:space="0" w:color="auto"/>
            <w:right w:val="none" w:sz="0" w:space="0" w:color="auto"/>
          </w:divBdr>
        </w:div>
        <w:div w:id="1955403546">
          <w:marLeft w:val="0"/>
          <w:marRight w:val="0"/>
          <w:marTop w:val="0"/>
          <w:marBottom w:val="0"/>
          <w:divBdr>
            <w:top w:val="none" w:sz="0" w:space="0" w:color="auto"/>
            <w:left w:val="none" w:sz="0" w:space="0" w:color="auto"/>
            <w:bottom w:val="none" w:sz="0" w:space="0" w:color="auto"/>
            <w:right w:val="none" w:sz="0" w:space="0" w:color="auto"/>
          </w:divBdr>
        </w:div>
        <w:div w:id="2046907909">
          <w:marLeft w:val="0"/>
          <w:marRight w:val="0"/>
          <w:marTop w:val="0"/>
          <w:marBottom w:val="0"/>
          <w:divBdr>
            <w:top w:val="none" w:sz="0" w:space="0" w:color="auto"/>
            <w:left w:val="none" w:sz="0" w:space="0" w:color="auto"/>
            <w:bottom w:val="none" w:sz="0" w:space="0" w:color="auto"/>
            <w:right w:val="none" w:sz="0" w:space="0" w:color="auto"/>
          </w:divBdr>
        </w:div>
      </w:divsChild>
    </w:div>
    <w:div w:id="1103573446">
      <w:bodyDiv w:val="1"/>
      <w:marLeft w:val="0"/>
      <w:marRight w:val="0"/>
      <w:marTop w:val="0"/>
      <w:marBottom w:val="0"/>
      <w:divBdr>
        <w:top w:val="none" w:sz="0" w:space="0" w:color="auto"/>
        <w:left w:val="none" w:sz="0" w:space="0" w:color="auto"/>
        <w:bottom w:val="none" w:sz="0" w:space="0" w:color="auto"/>
        <w:right w:val="none" w:sz="0" w:space="0" w:color="auto"/>
      </w:divBdr>
      <w:divsChild>
        <w:div w:id="384841273">
          <w:marLeft w:val="0"/>
          <w:marRight w:val="0"/>
          <w:marTop w:val="0"/>
          <w:marBottom w:val="0"/>
          <w:divBdr>
            <w:top w:val="none" w:sz="0" w:space="0" w:color="auto"/>
            <w:left w:val="none" w:sz="0" w:space="0" w:color="auto"/>
            <w:bottom w:val="none" w:sz="0" w:space="0" w:color="auto"/>
            <w:right w:val="none" w:sz="0" w:space="0" w:color="auto"/>
          </w:divBdr>
        </w:div>
        <w:div w:id="531309680">
          <w:marLeft w:val="0"/>
          <w:marRight w:val="0"/>
          <w:marTop w:val="0"/>
          <w:marBottom w:val="0"/>
          <w:divBdr>
            <w:top w:val="none" w:sz="0" w:space="0" w:color="auto"/>
            <w:left w:val="none" w:sz="0" w:space="0" w:color="auto"/>
            <w:bottom w:val="none" w:sz="0" w:space="0" w:color="auto"/>
            <w:right w:val="none" w:sz="0" w:space="0" w:color="auto"/>
          </w:divBdr>
        </w:div>
        <w:div w:id="538012308">
          <w:marLeft w:val="0"/>
          <w:marRight w:val="0"/>
          <w:marTop w:val="0"/>
          <w:marBottom w:val="0"/>
          <w:divBdr>
            <w:top w:val="none" w:sz="0" w:space="0" w:color="auto"/>
            <w:left w:val="none" w:sz="0" w:space="0" w:color="auto"/>
            <w:bottom w:val="none" w:sz="0" w:space="0" w:color="auto"/>
            <w:right w:val="none" w:sz="0" w:space="0" w:color="auto"/>
          </w:divBdr>
        </w:div>
        <w:div w:id="561717027">
          <w:marLeft w:val="0"/>
          <w:marRight w:val="0"/>
          <w:marTop w:val="0"/>
          <w:marBottom w:val="0"/>
          <w:divBdr>
            <w:top w:val="none" w:sz="0" w:space="0" w:color="auto"/>
            <w:left w:val="none" w:sz="0" w:space="0" w:color="auto"/>
            <w:bottom w:val="none" w:sz="0" w:space="0" w:color="auto"/>
            <w:right w:val="none" w:sz="0" w:space="0" w:color="auto"/>
          </w:divBdr>
        </w:div>
        <w:div w:id="587465657">
          <w:marLeft w:val="0"/>
          <w:marRight w:val="0"/>
          <w:marTop w:val="0"/>
          <w:marBottom w:val="0"/>
          <w:divBdr>
            <w:top w:val="none" w:sz="0" w:space="0" w:color="auto"/>
            <w:left w:val="none" w:sz="0" w:space="0" w:color="auto"/>
            <w:bottom w:val="none" w:sz="0" w:space="0" w:color="auto"/>
            <w:right w:val="none" w:sz="0" w:space="0" w:color="auto"/>
          </w:divBdr>
        </w:div>
        <w:div w:id="839273256">
          <w:marLeft w:val="0"/>
          <w:marRight w:val="0"/>
          <w:marTop w:val="0"/>
          <w:marBottom w:val="0"/>
          <w:divBdr>
            <w:top w:val="none" w:sz="0" w:space="0" w:color="auto"/>
            <w:left w:val="none" w:sz="0" w:space="0" w:color="auto"/>
            <w:bottom w:val="none" w:sz="0" w:space="0" w:color="auto"/>
            <w:right w:val="none" w:sz="0" w:space="0" w:color="auto"/>
          </w:divBdr>
        </w:div>
        <w:div w:id="894660233">
          <w:marLeft w:val="0"/>
          <w:marRight w:val="0"/>
          <w:marTop w:val="0"/>
          <w:marBottom w:val="0"/>
          <w:divBdr>
            <w:top w:val="none" w:sz="0" w:space="0" w:color="auto"/>
            <w:left w:val="none" w:sz="0" w:space="0" w:color="auto"/>
            <w:bottom w:val="none" w:sz="0" w:space="0" w:color="auto"/>
            <w:right w:val="none" w:sz="0" w:space="0" w:color="auto"/>
          </w:divBdr>
        </w:div>
        <w:div w:id="1019116623">
          <w:marLeft w:val="0"/>
          <w:marRight w:val="0"/>
          <w:marTop w:val="0"/>
          <w:marBottom w:val="0"/>
          <w:divBdr>
            <w:top w:val="none" w:sz="0" w:space="0" w:color="auto"/>
            <w:left w:val="none" w:sz="0" w:space="0" w:color="auto"/>
            <w:bottom w:val="none" w:sz="0" w:space="0" w:color="auto"/>
            <w:right w:val="none" w:sz="0" w:space="0" w:color="auto"/>
          </w:divBdr>
        </w:div>
        <w:div w:id="1089961138">
          <w:marLeft w:val="0"/>
          <w:marRight w:val="0"/>
          <w:marTop w:val="0"/>
          <w:marBottom w:val="0"/>
          <w:divBdr>
            <w:top w:val="none" w:sz="0" w:space="0" w:color="auto"/>
            <w:left w:val="none" w:sz="0" w:space="0" w:color="auto"/>
            <w:bottom w:val="none" w:sz="0" w:space="0" w:color="auto"/>
            <w:right w:val="none" w:sz="0" w:space="0" w:color="auto"/>
          </w:divBdr>
        </w:div>
        <w:div w:id="1210993950">
          <w:marLeft w:val="0"/>
          <w:marRight w:val="0"/>
          <w:marTop w:val="0"/>
          <w:marBottom w:val="0"/>
          <w:divBdr>
            <w:top w:val="none" w:sz="0" w:space="0" w:color="auto"/>
            <w:left w:val="none" w:sz="0" w:space="0" w:color="auto"/>
            <w:bottom w:val="none" w:sz="0" w:space="0" w:color="auto"/>
            <w:right w:val="none" w:sz="0" w:space="0" w:color="auto"/>
          </w:divBdr>
        </w:div>
        <w:div w:id="1271742714">
          <w:marLeft w:val="0"/>
          <w:marRight w:val="0"/>
          <w:marTop w:val="0"/>
          <w:marBottom w:val="0"/>
          <w:divBdr>
            <w:top w:val="none" w:sz="0" w:space="0" w:color="auto"/>
            <w:left w:val="none" w:sz="0" w:space="0" w:color="auto"/>
            <w:bottom w:val="none" w:sz="0" w:space="0" w:color="auto"/>
            <w:right w:val="none" w:sz="0" w:space="0" w:color="auto"/>
          </w:divBdr>
        </w:div>
        <w:div w:id="1282955890">
          <w:marLeft w:val="0"/>
          <w:marRight w:val="0"/>
          <w:marTop w:val="0"/>
          <w:marBottom w:val="0"/>
          <w:divBdr>
            <w:top w:val="none" w:sz="0" w:space="0" w:color="auto"/>
            <w:left w:val="none" w:sz="0" w:space="0" w:color="auto"/>
            <w:bottom w:val="none" w:sz="0" w:space="0" w:color="auto"/>
            <w:right w:val="none" w:sz="0" w:space="0" w:color="auto"/>
          </w:divBdr>
        </w:div>
        <w:div w:id="1338656271">
          <w:marLeft w:val="0"/>
          <w:marRight w:val="0"/>
          <w:marTop w:val="0"/>
          <w:marBottom w:val="0"/>
          <w:divBdr>
            <w:top w:val="none" w:sz="0" w:space="0" w:color="auto"/>
            <w:left w:val="none" w:sz="0" w:space="0" w:color="auto"/>
            <w:bottom w:val="none" w:sz="0" w:space="0" w:color="auto"/>
            <w:right w:val="none" w:sz="0" w:space="0" w:color="auto"/>
          </w:divBdr>
        </w:div>
        <w:div w:id="1363559164">
          <w:marLeft w:val="0"/>
          <w:marRight w:val="0"/>
          <w:marTop w:val="0"/>
          <w:marBottom w:val="0"/>
          <w:divBdr>
            <w:top w:val="none" w:sz="0" w:space="0" w:color="auto"/>
            <w:left w:val="none" w:sz="0" w:space="0" w:color="auto"/>
            <w:bottom w:val="none" w:sz="0" w:space="0" w:color="auto"/>
            <w:right w:val="none" w:sz="0" w:space="0" w:color="auto"/>
          </w:divBdr>
        </w:div>
        <w:div w:id="1370451030">
          <w:marLeft w:val="0"/>
          <w:marRight w:val="0"/>
          <w:marTop w:val="0"/>
          <w:marBottom w:val="0"/>
          <w:divBdr>
            <w:top w:val="none" w:sz="0" w:space="0" w:color="auto"/>
            <w:left w:val="none" w:sz="0" w:space="0" w:color="auto"/>
            <w:bottom w:val="none" w:sz="0" w:space="0" w:color="auto"/>
            <w:right w:val="none" w:sz="0" w:space="0" w:color="auto"/>
          </w:divBdr>
        </w:div>
        <w:div w:id="1510174426">
          <w:marLeft w:val="0"/>
          <w:marRight w:val="0"/>
          <w:marTop w:val="0"/>
          <w:marBottom w:val="0"/>
          <w:divBdr>
            <w:top w:val="none" w:sz="0" w:space="0" w:color="auto"/>
            <w:left w:val="none" w:sz="0" w:space="0" w:color="auto"/>
            <w:bottom w:val="none" w:sz="0" w:space="0" w:color="auto"/>
            <w:right w:val="none" w:sz="0" w:space="0" w:color="auto"/>
          </w:divBdr>
        </w:div>
        <w:div w:id="1517304698">
          <w:marLeft w:val="0"/>
          <w:marRight w:val="0"/>
          <w:marTop w:val="0"/>
          <w:marBottom w:val="0"/>
          <w:divBdr>
            <w:top w:val="none" w:sz="0" w:space="0" w:color="auto"/>
            <w:left w:val="none" w:sz="0" w:space="0" w:color="auto"/>
            <w:bottom w:val="none" w:sz="0" w:space="0" w:color="auto"/>
            <w:right w:val="none" w:sz="0" w:space="0" w:color="auto"/>
          </w:divBdr>
        </w:div>
        <w:div w:id="1534272416">
          <w:marLeft w:val="0"/>
          <w:marRight w:val="0"/>
          <w:marTop w:val="0"/>
          <w:marBottom w:val="0"/>
          <w:divBdr>
            <w:top w:val="none" w:sz="0" w:space="0" w:color="auto"/>
            <w:left w:val="none" w:sz="0" w:space="0" w:color="auto"/>
            <w:bottom w:val="none" w:sz="0" w:space="0" w:color="auto"/>
            <w:right w:val="none" w:sz="0" w:space="0" w:color="auto"/>
          </w:divBdr>
        </w:div>
        <w:div w:id="1656688264">
          <w:marLeft w:val="0"/>
          <w:marRight w:val="0"/>
          <w:marTop w:val="0"/>
          <w:marBottom w:val="0"/>
          <w:divBdr>
            <w:top w:val="none" w:sz="0" w:space="0" w:color="auto"/>
            <w:left w:val="none" w:sz="0" w:space="0" w:color="auto"/>
            <w:bottom w:val="none" w:sz="0" w:space="0" w:color="auto"/>
            <w:right w:val="none" w:sz="0" w:space="0" w:color="auto"/>
          </w:divBdr>
        </w:div>
        <w:div w:id="1926110194">
          <w:marLeft w:val="0"/>
          <w:marRight w:val="0"/>
          <w:marTop w:val="0"/>
          <w:marBottom w:val="0"/>
          <w:divBdr>
            <w:top w:val="none" w:sz="0" w:space="0" w:color="auto"/>
            <w:left w:val="none" w:sz="0" w:space="0" w:color="auto"/>
            <w:bottom w:val="none" w:sz="0" w:space="0" w:color="auto"/>
            <w:right w:val="none" w:sz="0" w:space="0" w:color="auto"/>
          </w:divBdr>
        </w:div>
        <w:div w:id="1970672736">
          <w:marLeft w:val="0"/>
          <w:marRight w:val="0"/>
          <w:marTop w:val="0"/>
          <w:marBottom w:val="0"/>
          <w:divBdr>
            <w:top w:val="none" w:sz="0" w:space="0" w:color="auto"/>
            <w:left w:val="none" w:sz="0" w:space="0" w:color="auto"/>
            <w:bottom w:val="none" w:sz="0" w:space="0" w:color="auto"/>
            <w:right w:val="none" w:sz="0" w:space="0" w:color="auto"/>
          </w:divBdr>
        </w:div>
        <w:div w:id="2030790918">
          <w:marLeft w:val="0"/>
          <w:marRight w:val="0"/>
          <w:marTop w:val="0"/>
          <w:marBottom w:val="0"/>
          <w:divBdr>
            <w:top w:val="none" w:sz="0" w:space="0" w:color="auto"/>
            <w:left w:val="none" w:sz="0" w:space="0" w:color="auto"/>
            <w:bottom w:val="none" w:sz="0" w:space="0" w:color="auto"/>
            <w:right w:val="none" w:sz="0" w:space="0" w:color="auto"/>
          </w:divBdr>
        </w:div>
      </w:divsChild>
    </w:div>
    <w:div w:id="1203979245">
      <w:bodyDiv w:val="1"/>
      <w:marLeft w:val="0"/>
      <w:marRight w:val="0"/>
      <w:marTop w:val="0"/>
      <w:marBottom w:val="0"/>
      <w:divBdr>
        <w:top w:val="none" w:sz="0" w:space="0" w:color="auto"/>
        <w:left w:val="none" w:sz="0" w:space="0" w:color="auto"/>
        <w:bottom w:val="none" w:sz="0" w:space="0" w:color="auto"/>
        <w:right w:val="none" w:sz="0" w:space="0" w:color="auto"/>
      </w:divBdr>
      <w:divsChild>
        <w:div w:id="227766856">
          <w:marLeft w:val="0"/>
          <w:marRight w:val="0"/>
          <w:marTop w:val="0"/>
          <w:marBottom w:val="0"/>
          <w:divBdr>
            <w:top w:val="none" w:sz="0" w:space="0" w:color="auto"/>
            <w:left w:val="none" w:sz="0" w:space="0" w:color="auto"/>
            <w:bottom w:val="none" w:sz="0" w:space="0" w:color="auto"/>
            <w:right w:val="none" w:sz="0" w:space="0" w:color="auto"/>
          </w:divBdr>
        </w:div>
        <w:div w:id="684870757">
          <w:marLeft w:val="0"/>
          <w:marRight w:val="0"/>
          <w:marTop w:val="0"/>
          <w:marBottom w:val="0"/>
          <w:divBdr>
            <w:top w:val="none" w:sz="0" w:space="0" w:color="auto"/>
            <w:left w:val="none" w:sz="0" w:space="0" w:color="auto"/>
            <w:bottom w:val="none" w:sz="0" w:space="0" w:color="auto"/>
            <w:right w:val="none" w:sz="0" w:space="0" w:color="auto"/>
          </w:divBdr>
        </w:div>
        <w:div w:id="825970863">
          <w:marLeft w:val="0"/>
          <w:marRight w:val="0"/>
          <w:marTop w:val="0"/>
          <w:marBottom w:val="0"/>
          <w:divBdr>
            <w:top w:val="none" w:sz="0" w:space="0" w:color="auto"/>
            <w:left w:val="none" w:sz="0" w:space="0" w:color="auto"/>
            <w:bottom w:val="none" w:sz="0" w:space="0" w:color="auto"/>
            <w:right w:val="none" w:sz="0" w:space="0" w:color="auto"/>
          </w:divBdr>
        </w:div>
        <w:div w:id="1185436541">
          <w:marLeft w:val="0"/>
          <w:marRight w:val="0"/>
          <w:marTop w:val="0"/>
          <w:marBottom w:val="0"/>
          <w:divBdr>
            <w:top w:val="none" w:sz="0" w:space="0" w:color="auto"/>
            <w:left w:val="none" w:sz="0" w:space="0" w:color="auto"/>
            <w:bottom w:val="none" w:sz="0" w:space="0" w:color="auto"/>
            <w:right w:val="none" w:sz="0" w:space="0" w:color="auto"/>
          </w:divBdr>
        </w:div>
        <w:div w:id="1190293980">
          <w:marLeft w:val="0"/>
          <w:marRight w:val="0"/>
          <w:marTop w:val="0"/>
          <w:marBottom w:val="0"/>
          <w:divBdr>
            <w:top w:val="none" w:sz="0" w:space="0" w:color="auto"/>
            <w:left w:val="none" w:sz="0" w:space="0" w:color="auto"/>
            <w:bottom w:val="none" w:sz="0" w:space="0" w:color="auto"/>
            <w:right w:val="none" w:sz="0" w:space="0" w:color="auto"/>
          </w:divBdr>
        </w:div>
        <w:div w:id="1354260966">
          <w:marLeft w:val="0"/>
          <w:marRight w:val="0"/>
          <w:marTop w:val="0"/>
          <w:marBottom w:val="0"/>
          <w:divBdr>
            <w:top w:val="none" w:sz="0" w:space="0" w:color="auto"/>
            <w:left w:val="none" w:sz="0" w:space="0" w:color="auto"/>
            <w:bottom w:val="none" w:sz="0" w:space="0" w:color="auto"/>
            <w:right w:val="none" w:sz="0" w:space="0" w:color="auto"/>
          </w:divBdr>
        </w:div>
        <w:div w:id="1451780388">
          <w:marLeft w:val="0"/>
          <w:marRight w:val="0"/>
          <w:marTop w:val="0"/>
          <w:marBottom w:val="0"/>
          <w:divBdr>
            <w:top w:val="none" w:sz="0" w:space="0" w:color="auto"/>
            <w:left w:val="none" w:sz="0" w:space="0" w:color="auto"/>
            <w:bottom w:val="none" w:sz="0" w:space="0" w:color="auto"/>
            <w:right w:val="none" w:sz="0" w:space="0" w:color="auto"/>
          </w:divBdr>
        </w:div>
        <w:div w:id="1637829422">
          <w:marLeft w:val="0"/>
          <w:marRight w:val="0"/>
          <w:marTop w:val="0"/>
          <w:marBottom w:val="0"/>
          <w:divBdr>
            <w:top w:val="none" w:sz="0" w:space="0" w:color="auto"/>
            <w:left w:val="none" w:sz="0" w:space="0" w:color="auto"/>
            <w:bottom w:val="none" w:sz="0" w:space="0" w:color="auto"/>
            <w:right w:val="none" w:sz="0" w:space="0" w:color="auto"/>
          </w:divBdr>
        </w:div>
        <w:div w:id="1683698223">
          <w:marLeft w:val="0"/>
          <w:marRight w:val="0"/>
          <w:marTop w:val="0"/>
          <w:marBottom w:val="0"/>
          <w:divBdr>
            <w:top w:val="none" w:sz="0" w:space="0" w:color="auto"/>
            <w:left w:val="none" w:sz="0" w:space="0" w:color="auto"/>
            <w:bottom w:val="none" w:sz="0" w:space="0" w:color="auto"/>
            <w:right w:val="none" w:sz="0" w:space="0" w:color="auto"/>
          </w:divBdr>
        </w:div>
        <w:div w:id="1739981442">
          <w:marLeft w:val="0"/>
          <w:marRight w:val="0"/>
          <w:marTop w:val="0"/>
          <w:marBottom w:val="0"/>
          <w:divBdr>
            <w:top w:val="none" w:sz="0" w:space="0" w:color="auto"/>
            <w:left w:val="none" w:sz="0" w:space="0" w:color="auto"/>
            <w:bottom w:val="none" w:sz="0" w:space="0" w:color="auto"/>
            <w:right w:val="none" w:sz="0" w:space="0" w:color="auto"/>
          </w:divBdr>
        </w:div>
      </w:divsChild>
    </w:div>
    <w:div w:id="1381006437">
      <w:bodyDiv w:val="1"/>
      <w:marLeft w:val="0"/>
      <w:marRight w:val="0"/>
      <w:marTop w:val="0"/>
      <w:marBottom w:val="0"/>
      <w:divBdr>
        <w:top w:val="none" w:sz="0" w:space="0" w:color="auto"/>
        <w:left w:val="none" w:sz="0" w:space="0" w:color="auto"/>
        <w:bottom w:val="none" w:sz="0" w:space="0" w:color="auto"/>
        <w:right w:val="none" w:sz="0" w:space="0" w:color="auto"/>
      </w:divBdr>
      <w:divsChild>
        <w:div w:id="354696316">
          <w:marLeft w:val="0"/>
          <w:marRight w:val="0"/>
          <w:marTop w:val="0"/>
          <w:marBottom w:val="0"/>
          <w:divBdr>
            <w:top w:val="none" w:sz="0" w:space="0" w:color="auto"/>
            <w:left w:val="none" w:sz="0" w:space="0" w:color="auto"/>
            <w:bottom w:val="none" w:sz="0" w:space="0" w:color="auto"/>
            <w:right w:val="none" w:sz="0" w:space="0" w:color="auto"/>
          </w:divBdr>
        </w:div>
        <w:div w:id="662513137">
          <w:marLeft w:val="0"/>
          <w:marRight w:val="0"/>
          <w:marTop w:val="0"/>
          <w:marBottom w:val="0"/>
          <w:divBdr>
            <w:top w:val="none" w:sz="0" w:space="0" w:color="auto"/>
            <w:left w:val="none" w:sz="0" w:space="0" w:color="auto"/>
            <w:bottom w:val="none" w:sz="0" w:space="0" w:color="auto"/>
            <w:right w:val="none" w:sz="0" w:space="0" w:color="auto"/>
          </w:divBdr>
        </w:div>
        <w:div w:id="1245801510">
          <w:marLeft w:val="0"/>
          <w:marRight w:val="0"/>
          <w:marTop w:val="0"/>
          <w:marBottom w:val="0"/>
          <w:divBdr>
            <w:top w:val="none" w:sz="0" w:space="0" w:color="auto"/>
            <w:left w:val="none" w:sz="0" w:space="0" w:color="auto"/>
            <w:bottom w:val="none" w:sz="0" w:space="0" w:color="auto"/>
            <w:right w:val="none" w:sz="0" w:space="0" w:color="auto"/>
          </w:divBdr>
        </w:div>
        <w:div w:id="1549222789">
          <w:marLeft w:val="0"/>
          <w:marRight w:val="0"/>
          <w:marTop w:val="0"/>
          <w:marBottom w:val="0"/>
          <w:divBdr>
            <w:top w:val="none" w:sz="0" w:space="0" w:color="auto"/>
            <w:left w:val="none" w:sz="0" w:space="0" w:color="auto"/>
            <w:bottom w:val="none" w:sz="0" w:space="0" w:color="auto"/>
            <w:right w:val="none" w:sz="0" w:space="0" w:color="auto"/>
          </w:divBdr>
        </w:div>
        <w:div w:id="2041201631">
          <w:marLeft w:val="0"/>
          <w:marRight w:val="0"/>
          <w:marTop w:val="0"/>
          <w:marBottom w:val="0"/>
          <w:divBdr>
            <w:top w:val="none" w:sz="0" w:space="0" w:color="auto"/>
            <w:left w:val="none" w:sz="0" w:space="0" w:color="auto"/>
            <w:bottom w:val="none" w:sz="0" w:space="0" w:color="auto"/>
            <w:right w:val="none" w:sz="0" w:space="0" w:color="auto"/>
          </w:divBdr>
        </w:div>
        <w:div w:id="2088651499">
          <w:marLeft w:val="0"/>
          <w:marRight w:val="0"/>
          <w:marTop w:val="0"/>
          <w:marBottom w:val="0"/>
          <w:divBdr>
            <w:top w:val="none" w:sz="0" w:space="0" w:color="auto"/>
            <w:left w:val="none" w:sz="0" w:space="0" w:color="auto"/>
            <w:bottom w:val="none" w:sz="0" w:space="0" w:color="auto"/>
            <w:right w:val="none" w:sz="0" w:space="0" w:color="auto"/>
          </w:divBdr>
        </w:div>
        <w:div w:id="2095201304">
          <w:marLeft w:val="0"/>
          <w:marRight w:val="0"/>
          <w:marTop w:val="0"/>
          <w:marBottom w:val="0"/>
          <w:divBdr>
            <w:top w:val="none" w:sz="0" w:space="0" w:color="auto"/>
            <w:left w:val="none" w:sz="0" w:space="0" w:color="auto"/>
            <w:bottom w:val="none" w:sz="0" w:space="0" w:color="auto"/>
            <w:right w:val="none" w:sz="0" w:space="0" w:color="auto"/>
          </w:divBdr>
        </w:div>
      </w:divsChild>
    </w:div>
    <w:div w:id="1431124867">
      <w:bodyDiv w:val="1"/>
      <w:marLeft w:val="0"/>
      <w:marRight w:val="0"/>
      <w:marTop w:val="0"/>
      <w:marBottom w:val="0"/>
      <w:divBdr>
        <w:top w:val="none" w:sz="0" w:space="0" w:color="auto"/>
        <w:left w:val="none" w:sz="0" w:space="0" w:color="auto"/>
        <w:bottom w:val="none" w:sz="0" w:space="0" w:color="auto"/>
        <w:right w:val="none" w:sz="0" w:space="0" w:color="auto"/>
      </w:divBdr>
      <w:divsChild>
        <w:div w:id="137066457">
          <w:marLeft w:val="0"/>
          <w:marRight w:val="0"/>
          <w:marTop w:val="0"/>
          <w:marBottom w:val="0"/>
          <w:divBdr>
            <w:top w:val="none" w:sz="0" w:space="0" w:color="auto"/>
            <w:left w:val="none" w:sz="0" w:space="0" w:color="auto"/>
            <w:bottom w:val="none" w:sz="0" w:space="0" w:color="auto"/>
            <w:right w:val="none" w:sz="0" w:space="0" w:color="auto"/>
          </w:divBdr>
        </w:div>
        <w:div w:id="313727590">
          <w:marLeft w:val="0"/>
          <w:marRight w:val="0"/>
          <w:marTop w:val="0"/>
          <w:marBottom w:val="0"/>
          <w:divBdr>
            <w:top w:val="none" w:sz="0" w:space="0" w:color="auto"/>
            <w:left w:val="none" w:sz="0" w:space="0" w:color="auto"/>
            <w:bottom w:val="none" w:sz="0" w:space="0" w:color="auto"/>
            <w:right w:val="none" w:sz="0" w:space="0" w:color="auto"/>
          </w:divBdr>
        </w:div>
        <w:div w:id="351802081">
          <w:marLeft w:val="0"/>
          <w:marRight w:val="0"/>
          <w:marTop w:val="0"/>
          <w:marBottom w:val="0"/>
          <w:divBdr>
            <w:top w:val="none" w:sz="0" w:space="0" w:color="auto"/>
            <w:left w:val="none" w:sz="0" w:space="0" w:color="auto"/>
            <w:bottom w:val="none" w:sz="0" w:space="0" w:color="auto"/>
            <w:right w:val="none" w:sz="0" w:space="0" w:color="auto"/>
          </w:divBdr>
        </w:div>
        <w:div w:id="451166961">
          <w:marLeft w:val="0"/>
          <w:marRight w:val="0"/>
          <w:marTop w:val="0"/>
          <w:marBottom w:val="0"/>
          <w:divBdr>
            <w:top w:val="none" w:sz="0" w:space="0" w:color="auto"/>
            <w:left w:val="none" w:sz="0" w:space="0" w:color="auto"/>
            <w:bottom w:val="none" w:sz="0" w:space="0" w:color="auto"/>
            <w:right w:val="none" w:sz="0" w:space="0" w:color="auto"/>
          </w:divBdr>
        </w:div>
        <w:div w:id="744229792">
          <w:marLeft w:val="0"/>
          <w:marRight w:val="0"/>
          <w:marTop w:val="0"/>
          <w:marBottom w:val="0"/>
          <w:divBdr>
            <w:top w:val="none" w:sz="0" w:space="0" w:color="auto"/>
            <w:left w:val="none" w:sz="0" w:space="0" w:color="auto"/>
            <w:bottom w:val="none" w:sz="0" w:space="0" w:color="auto"/>
            <w:right w:val="none" w:sz="0" w:space="0" w:color="auto"/>
          </w:divBdr>
        </w:div>
        <w:div w:id="1077508420">
          <w:marLeft w:val="0"/>
          <w:marRight w:val="0"/>
          <w:marTop w:val="0"/>
          <w:marBottom w:val="0"/>
          <w:divBdr>
            <w:top w:val="none" w:sz="0" w:space="0" w:color="auto"/>
            <w:left w:val="none" w:sz="0" w:space="0" w:color="auto"/>
            <w:bottom w:val="none" w:sz="0" w:space="0" w:color="auto"/>
            <w:right w:val="none" w:sz="0" w:space="0" w:color="auto"/>
          </w:divBdr>
        </w:div>
        <w:div w:id="1167407789">
          <w:marLeft w:val="0"/>
          <w:marRight w:val="0"/>
          <w:marTop w:val="0"/>
          <w:marBottom w:val="0"/>
          <w:divBdr>
            <w:top w:val="none" w:sz="0" w:space="0" w:color="auto"/>
            <w:left w:val="none" w:sz="0" w:space="0" w:color="auto"/>
            <w:bottom w:val="none" w:sz="0" w:space="0" w:color="auto"/>
            <w:right w:val="none" w:sz="0" w:space="0" w:color="auto"/>
          </w:divBdr>
        </w:div>
        <w:div w:id="1444153601">
          <w:marLeft w:val="0"/>
          <w:marRight w:val="0"/>
          <w:marTop w:val="0"/>
          <w:marBottom w:val="0"/>
          <w:divBdr>
            <w:top w:val="none" w:sz="0" w:space="0" w:color="auto"/>
            <w:left w:val="none" w:sz="0" w:space="0" w:color="auto"/>
            <w:bottom w:val="none" w:sz="0" w:space="0" w:color="auto"/>
            <w:right w:val="none" w:sz="0" w:space="0" w:color="auto"/>
          </w:divBdr>
        </w:div>
        <w:div w:id="1855679757">
          <w:marLeft w:val="0"/>
          <w:marRight w:val="0"/>
          <w:marTop w:val="0"/>
          <w:marBottom w:val="0"/>
          <w:divBdr>
            <w:top w:val="none" w:sz="0" w:space="0" w:color="auto"/>
            <w:left w:val="none" w:sz="0" w:space="0" w:color="auto"/>
            <w:bottom w:val="none" w:sz="0" w:space="0" w:color="auto"/>
            <w:right w:val="none" w:sz="0" w:space="0" w:color="auto"/>
          </w:divBdr>
        </w:div>
        <w:div w:id="2042439033">
          <w:marLeft w:val="0"/>
          <w:marRight w:val="0"/>
          <w:marTop w:val="0"/>
          <w:marBottom w:val="0"/>
          <w:divBdr>
            <w:top w:val="none" w:sz="0" w:space="0" w:color="auto"/>
            <w:left w:val="none" w:sz="0" w:space="0" w:color="auto"/>
            <w:bottom w:val="none" w:sz="0" w:space="0" w:color="auto"/>
            <w:right w:val="none" w:sz="0" w:space="0" w:color="auto"/>
          </w:divBdr>
        </w:div>
      </w:divsChild>
    </w:div>
    <w:div w:id="1431974173">
      <w:bodyDiv w:val="1"/>
      <w:marLeft w:val="0"/>
      <w:marRight w:val="0"/>
      <w:marTop w:val="0"/>
      <w:marBottom w:val="0"/>
      <w:divBdr>
        <w:top w:val="none" w:sz="0" w:space="0" w:color="auto"/>
        <w:left w:val="none" w:sz="0" w:space="0" w:color="auto"/>
        <w:bottom w:val="none" w:sz="0" w:space="0" w:color="auto"/>
        <w:right w:val="none" w:sz="0" w:space="0" w:color="auto"/>
      </w:divBdr>
      <w:divsChild>
        <w:div w:id="166988626">
          <w:marLeft w:val="0"/>
          <w:marRight w:val="0"/>
          <w:marTop w:val="0"/>
          <w:marBottom w:val="0"/>
          <w:divBdr>
            <w:top w:val="none" w:sz="0" w:space="0" w:color="auto"/>
            <w:left w:val="none" w:sz="0" w:space="0" w:color="auto"/>
            <w:bottom w:val="none" w:sz="0" w:space="0" w:color="auto"/>
            <w:right w:val="none" w:sz="0" w:space="0" w:color="auto"/>
          </w:divBdr>
        </w:div>
        <w:div w:id="227884666">
          <w:marLeft w:val="0"/>
          <w:marRight w:val="0"/>
          <w:marTop w:val="0"/>
          <w:marBottom w:val="0"/>
          <w:divBdr>
            <w:top w:val="none" w:sz="0" w:space="0" w:color="auto"/>
            <w:left w:val="none" w:sz="0" w:space="0" w:color="auto"/>
            <w:bottom w:val="none" w:sz="0" w:space="0" w:color="auto"/>
            <w:right w:val="none" w:sz="0" w:space="0" w:color="auto"/>
          </w:divBdr>
        </w:div>
        <w:div w:id="242833574">
          <w:marLeft w:val="0"/>
          <w:marRight w:val="0"/>
          <w:marTop w:val="0"/>
          <w:marBottom w:val="0"/>
          <w:divBdr>
            <w:top w:val="none" w:sz="0" w:space="0" w:color="auto"/>
            <w:left w:val="none" w:sz="0" w:space="0" w:color="auto"/>
            <w:bottom w:val="none" w:sz="0" w:space="0" w:color="auto"/>
            <w:right w:val="none" w:sz="0" w:space="0" w:color="auto"/>
          </w:divBdr>
        </w:div>
        <w:div w:id="340864097">
          <w:marLeft w:val="0"/>
          <w:marRight w:val="0"/>
          <w:marTop w:val="0"/>
          <w:marBottom w:val="0"/>
          <w:divBdr>
            <w:top w:val="none" w:sz="0" w:space="0" w:color="auto"/>
            <w:left w:val="none" w:sz="0" w:space="0" w:color="auto"/>
            <w:bottom w:val="none" w:sz="0" w:space="0" w:color="auto"/>
            <w:right w:val="none" w:sz="0" w:space="0" w:color="auto"/>
          </w:divBdr>
        </w:div>
        <w:div w:id="359401208">
          <w:marLeft w:val="0"/>
          <w:marRight w:val="0"/>
          <w:marTop w:val="0"/>
          <w:marBottom w:val="0"/>
          <w:divBdr>
            <w:top w:val="none" w:sz="0" w:space="0" w:color="auto"/>
            <w:left w:val="none" w:sz="0" w:space="0" w:color="auto"/>
            <w:bottom w:val="none" w:sz="0" w:space="0" w:color="auto"/>
            <w:right w:val="none" w:sz="0" w:space="0" w:color="auto"/>
          </w:divBdr>
        </w:div>
        <w:div w:id="490408402">
          <w:marLeft w:val="0"/>
          <w:marRight w:val="0"/>
          <w:marTop w:val="0"/>
          <w:marBottom w:val="0"/>
          <w:divBdr>
            <w:top w:val="none" w:sz="0" w:space="0" w:color="auto"/>
            <w:left w:val="none" w:sz="0" w:space="0" w:color="auto"/>
            <w:bottom w:val="none" w:sz="0" w:space="0" w:color="auto"/>
            <w:right w:val="none" w:sz="0" w:space="0" w:color="auto"/>
          </w:divBdr>
        </w:div>
        <w:div w:id="542866699">
          <w:marLeft w:val="0"/>
          <w:marRight w:val="0"/>
          <w:marTop w:val="0"/>
          <w:marBottom w:val="0"/>
          <w:divBdr>
            <w:top w:val="none" w:sz="0" w:space="0" w:color="auto"/>
            <w:left w:val="none" w:sz="0" w:space="0" w:color="auto"/>
            <w:bottom w:val="none" w:sz="0" w:space="0" w:color="auto"/>
            <w:right w:val="none" w:sz="0" w:space="0" w:color="auto"/>
          </w:divBdr>
        </w:div>
        <w:div w:id="696467745">
          <w:marLeft w:val="0"/>
          <w:marRight w:val="0"/>
          <w:marTop w:val="0"/>
          <w:marBottom w:val="0"/>
          <w:divBdr>
            <w:top w:val="none" w:sz="0" w:space="0" w:color="auto"/>
            <w:left w:val="none" w:sz="0" w:space="0" w:color="auto"/>
            <w:bottom w:val="none" w:sz="0" w:space="0" w:color="auto"/>
            <w:right w:val="none" w:sz="0" w:space="0" w:color="auto"/>
          </w:divBdr>
        </w:div>
        <w:div w:id="718093743">
          <w:marLeft w:val="0"/>
          <w:marRight w:val="0"/>
          <w:marTop w:val="0"/>
          <w:marBottom w:val="0"/>
          <w:divBdr>
            <w:top w:val="none" w:sz="0" w:space="0" w:color="auto"/>
            <w:left w:val="none" w:sz="0" w:space="0" w:color="auto"/>
            <w:bottom w:val="none" w:sz="0" w:space="0" w:color="auto"/>
            <w:right w:val="none" w:sz="0" w:space="0" w:color="auto"/>
          </w:divBdr>
        </w:div>
        <w:div w:id="912352521">
          <w:marLeft w:val="0"/>
          <w:marRight w:val="0"/>
          <w:marTop w:val="0"/>
          <w:marBottom w:val="0"/>
          <w:divBdr>
            <w:top w:val="none" w:sz="0" w:space="0" w:color="auto"/>
            <w:left w:val="none" w:sz="0" w:space="0" w:color="auto"/>
            <w:bottom w:val="none" w:sz="0" w:space="0" w:color="auto"/>
            <w:right w:val="none" w:sz="0" w:space="0" w:color="auto"/>
          </w:divBdr>
        </w:div>
        <w:div w:id="953364346">
          <w:marLeft w:val="0"/>
          <w:marRight w:val="0"/>
          <w:marTop w:val="0"/>
          <w:marBottom w:val="0"/>
          <w:divBdr>
            <w:top w:val="none" w:sz="0" w:space="0" w:color="auto"/>
            <w:left w:val="none" w:sz="0" w:space="0" w:color="auto"/>
            <w:bottom w:val="none" w:sz="0" w:space="0" w:color="auto"/>
            <w:right w:val="none" w:sz="0" w:space="0" w:color="auto"/>
          </w:divBdr>
        </w:div>
        <w:div w:id="996887254">
          <w:marLeft w:val="0"/>
          <w:marRight w:val="0"/>
          <w:marTop w:val="0"/>
          <w:marBottom w:val="0"/>
          <w:divBdr>
            <w:top w:val="none" w:sz="0" w:space="0" w:color="auto"/>
            <w:left w:val="none" w:sz="0" w:space="0" w:color="auto"/>
            <w:bottom w:val="none" w:sz="0" w:space="0" w:color="auto"/>
            <w:right w:val="none" w:sz="0" w:space="0" w:color="auto"/>
          </w:divBdr>
        </w:div>
        <w:div w:id="1142305809">
          <w:marLeft w:val="0"/>
          <w:marRight w:val="0"/>
          <w:marTop w:val="0"/>
          <w:marBottom w:val="0"/>
          <w:divBdr>
            <w:top w:val="none" w:sz="0" w:space="0" w:color="auto"/>
            <w:left w:val="none" w:sz="0" w:space="0" w:color="auto"/>
            <w:bottom w:val="none" w:sz="0" w:space="0" w:color="auto"/>
            <w:right w:val="none" w:sz="0" w:space="0" w:color="auto"/>
          </w:divBdr>
        </w:div>
        <w:div w:id="1330251906">
          <w:marLeft w:val="0"/>
          <w:marRight w:val="0"/>
          <w:marTop w:val="0"/>
          <w:marBottom w:val="0"/>
          <w:divBdr>
            <w:top w:val="none" w:sz="0" w:space="0" w:color="auto"/>
            <w:left w:val="none" w:sz="0" w:space="0" w:color="auto"/>
            <w:bottom w:val="none" w:sz="0" w:space="0" w:color="auto"/>
            <w:right w:val="none" w:sz="0" w:space="0" w:color="auto"/>
          </w:divBdr>
        </w:div>
        <w:div w:id="1684091010">
          <w:marLeft w:val="0"/>
          <w:marRight w:val="0"/>
          <w:marTop w:val="0"/>
          <w:marBottom w:val="0"/>
          <w:divBdr>
            <w:top w:val="none" w:sz="0" w:space="0" w:color="auto"/>
            <w:left w:val="none" w:sz="0" w:space="0" w:color="auto"/>
            <w:bottom w:val="none" w:sz="0" w:space="0" w:color="auto"/>
            <w:right w:val="none" w:sz="0" w:space="0" w:color="auto"/>
          </w:divBdr>
        </w:div>
        <w:div w:id="1859196157">
          <w:marLeft w:val="0"/>
          <w:marRight w:val="0"/>
          <w:marTop w:val="0"/>
          <w:marBottom w:val="0"/>
          <w:divBdr>
            <w:top w:val="none" w:sz="0" w:space="0" w:color="auto"/>
            <w:left w:val="none" w:sz="0" w:space="0" w:color="auto"/>
            <w:bottom w:val="none" w:sz="0" w:space="0" w:color="auto"/>
            <w:right w:val="none" w:sz="0" w:space="0" w:color="auto"/>
          </w:divBdr>
        </w:div>
        <w:div w:id="1860309579">
          <w:marLeft w:val="0"/>
          <w:marRight w:val="0"/>
          <w:marTop w:val="0"/>
          <w:marBottom w:val="0"/>
          <w:divBdr>
            <w:top w:val="none" w:sz="0" w:space="0" w:color="auto"/>
            <w:left w:val="none" w:sz="0" w:space="0" w:color="auto"/>
            <w:bottom w:val="none" w:sz="0" w:space="0" w:color="auto"/>
            <w:right w:val="none" w:sz="0" w:space="0" w:color="auto"/>
          </w:divBdr>
        </w:div>
        <w:div w:id="1945766075">
          <w:marLeft w:val="0"/>
          <w:marRight w:val="0"/>
          <w:marTop w:val="0"/>
          <w:marBottom w:val="0"/>
          <w:divBdr>
            <w:top w:val="none" w:sz="0" w:space="0" w:color="auto"/>
            <w:left w:val="none" w:sz="0" w:space="0" w:color="auto"/>
            <w:bottom w:val="none" w:sz="0" w:space="0" w:color="auto"/>
            <w:right w:val="none" w:sz="0" w:space="0" w:color="auto"/>
          </w:divBdr>
        </w:div>
        <w:div w:id="1965697412">
          <w:marLeft w:val="0"/>
          <w:marRight w:val="0"/>
          <w:marTop w:val="0"/>
          <w:marBottom w:val="0"/>
          <w:divBdr>
            <w:top w:val="none" w:sz="0" w:space="0" w:color="auto"/>
            <w:left w:val="none" w:sz="0" w:space="0" w:color="auto"/>
            <w:bottom w:val="none" w:sz="0" w:space="0" w:color="auto"/>
            <w:right w:val="none" w:sz="0" w:space="0" w:color="auto"/>
          </w:divBdr>
        </w:div>
        <w:div w:id="1980183623">
          <w:marLeft w:val="0"/>
          <w:marRight w:val="0"/>
          <w:marTop w:val="0"/>
          <w:marBottom w:val="0"/>
          <w:divBdr>
            <w:top w:val="none" w:sz="0" w:space="0" w:color="auto"/>
            <w:left w:val="none" w:sz="0" w:space="0" w:color="auto"/>
            <w:bottom w:val="none" w:sz="0" w:space="0" w:color="auto"/>
            <w:right w:val="none" w:sz="0" w:space="0" w:color="auto"/>
          </w:divBdr>
        </w:div>
        <w:div w:id="2013339798">
          <w:marLeft w:val="0"/>
          <w:marRight w:val="0"/>
          <w:marTop w:val="0"/>
          <w:marBottom w:val="0"/>
          <w:divBdr>
            <w:top w:val="none" w:sz="0" w:space="0" w:color="auto"/>
            <w:left w:val="none" w:sz="0" w:space="0" w:color="auto"/>
            <w:bottom w:val="none" w:sz="0" w:space="0" w:color="auto"/>
            <w:right w:val="none" w:sz="0" w:space="0" w:color="auto"/>
          </w:divBdr>
        </w:div>
        <w:div w:id="2073842631">
          <w:marLeft w:val="0"/>
          <w:marRight w:val="0"/>
          <w:marTop w:val="0"/>
          <w:marBottom w:val="0"/>
          <w:divBdr>
            <w:top w:val="none" w:sz="0" w:space="0" w:color="auto"/>
            <w:left w:val="none" w:sz="0" w:space="0" w:color="auto"/>
            <w:bottom w:val="none" w:sz="0" w:space="0" w:color="auto"/>
            <w:right w:val="none" w:sz="0" w:space="0" w:color="auto"/>
          </w:divBdr>
        </w:div>
      </w:divsChild>
    </w:div>
    <w:div w:id="1495220590">
      <w:bodyDiv w:val="1"/>
      <w:marLeft w:val="0"/>
      <w:marRight w:val="0"/>
      <w:marTop w:val="0"/>
      <w:marBottom w:val="0"/>
      <w:divBdr>
        <w:top w:val="none" w:sz="0" w:space="0" w:color="auto"/>
        <w:left w:val="none" w:sz="0" w:space="0" w:color="auto"/>
        <w:bottom w:val="none" w:sz="0" w:space="0" w:color="auto"/>
        <w:right w:val="none" w:sz="0" w:space="0" w:color="auto"/>
      </w:divBdr>
      <w:divsChild>
        <w:div w:id="1012072734">
          <w:marLeft w:val="0"/>
          <w:marRight w:val="0"/>
          <w:marTop w:val="0"/>
          <w:marBottom w:val="0"/>
          <w:divBdr>
            <w:top w:val="none" w:sz="0" w:space="0" w:color="auto"/>
            <w:left w:val="none" w:sz="0" w:space="0" w:color="auto"/>
            <w:bottom w:val="none" w:sz="0" w:space="0" w:color="auto"/>
            <w:right w:val="none" w:sz="0" w:space="0" w:color="auto"/>
          </w:divBdr>
        </w:div>
        <w:div w:id="1484077466">
          <w:marLeft w:val="0"/>
          <w:marRight w:val="0"/>
          <w:marTop w:val="0"/>
          <w:marBottom w:val="0"/>
          <w:divBdr>
            <w:top w:val="none" w:sz="0" w:space="0" w:color="auto"/>
            <w:left w:val="none" w:sz="0" w:space="0" w:color="auto"/>
            <w:bottom w:val="none" w:sz="0" w:space="0" w:color="auto"/>
            <w:right w:val="none" w:sz="0" w:space="0" w:color="auto"/>
          </w:divBdr>
        </w:div>
        <w:div w:id="1598440821">
          <w:marLeft w:val="0"/>
          <w:marRight w:val="0"/>
          <w:marTop w:val="0"/>
          <w:marBottom w:val="0"/>
          <w:divBdr>
            <w:top w:val="none" w:sz="0" w:space="0" w:color="auto"/>
            <w:left w:val="none" w:sz="0" w:space="0" w:color="auto"/>
            <w:bottom w:val="none" w:sz="0" w:space="0" w:color="auto"/>
            <w:right w:val="none" w:sz="0" w:space="0" w:color="auto"/>
          </w:divBdr>
        </w:div>
      </w:divsChild>
    </w:div>
    <w:div w:id="1583220379">
      <w:bodyDiv w:val="1"/>
      <w:marLeft w:val="0"/>
      <w:marRight w:val="0"/>
      <w:marTop w:val="0"/>
      <w:marBottom w:val="0"/>
      <w:divBdr>
        <w:top w:val="none" w:sz="0" w:space="0" w:color="auto"/>
        <w:left w:val="none" w:sz="0" w:space="0" w:color="auto"/>
        <w:bottom w:val="none" w:sz="0" w:space="0" w:color="auto"/>
        <w:right w:val="none" w:sz="0" w:space="0" w:color="auto"/>
      </w:divBdr>
    </w:div>
    <w:div w:id="1601990090">
      <w:bodyDiv w:val="1"/>
      <w:marLeft w:val="0"/>
      <w:marRight w:val="0"/>
      <w:marTop w:val="0"/>
      <w:marBottom w:val="0"/>
      <w:divBdr>
        <w:top w:val="none" w:sz="0" w:space="0" w:color="auto"/>
        <w:left w:val="none" w:sz="0" w:space="0" w:color="auto"/>
        <w:bottom w:val="none" w:sz="0" w:space="0" w:color="auto"/>
        <w:right w:val="none" w:sz="0" w:space="0" w:color="auto"/>
      </w:divBdr>
      <w:divsChild>
        <w:div w:id="52973402">
          <w:marLeft w:val="0"/>
          <w:marRight w:val="0"/>
          <w:marTop w:val="0"/>
          <w:marBottom w:val="0"/>
          <w:divBdr>
            <w:top w:val="none" w:sz="0" w:space="0" w:color="auto"/>
            <w:left w:val="none" w:sz="0" w:space="0" w:color="auto"/>
            <w:bottom w:val="none" w:sz="0" w:space="0" w:color="auto"/>
            <w:right w:val="none" w:sz="0" w:space="0" w:color="auto"/>
          </w:divBdr>
        </w:div>
        <w:div w:id="432436681">
          <w:marLeft w:val="0"/>
          <w:marRight w:val="0"/>
          <w:marTop w:val="0"/>
          <w:marBottom w:val="0"/>
          <w:divBdr>
            <w:top w:val="none" w:sz="0" w:space="0" w:color="auto"/>
            <w:left w:val="none" w:sz="0" w:space="0" w:color="auto"/>
            <w:bottom w:val="none" w:sz="0" w:space="0" w:color="auto"/>
            <w:right w:val="none" w:sz="0" w:space="0" w:color="auto"/>
          </w:divBdr>
        </w:div>
        <w:div w:id="897470919">
          <w:marLeft w:val="0"/>
          <w:marRight w:val="0"/>
          <w:marTop w:val="0"/>
          <w:marBottom w:val="0"/>
          <w:divBdr>
            <w:top w:val="none" w:sz="0" w:space="0" w:color="auto"/>
            <w:left w:val="none" w:sz="0" w:space="0" w:color="auto"/>
            <w:bottom w:val="none" w:sz="0" w:space="0" w:color="auto"/>
            <w:right w:val="none" w:sz="0" w:space="0" w:color="auto"/>
          </w:divBdr>
        </w:div>
        <w:div w:id="1053777025">
          <w:marLeft w:val="0"/>
          <w:marRight w:val="0"/>
          <w:marTop w:val="0"/>
          <w:marBottom w:val="0"/>
          <w:divBdr>
            <w:top w:val="none" w:sz="0" w:space="0" w:color="auto"/>
            <w:left w:val="none" w:sz="0" w:space="0" w:color="auto"/>
            <w:bottom w:val="none" w:sz="0" w:space="0" w:color="auto"/>
            <w:right w:val="none" w:sz="0" w:space="0" w:color="auto"/>
          </w:divBdr>
        </w:div>
        <w:div w:id="1157652345">
          <w:marLeft w:val="0"/>
          <w:marRight w:val="0"/>
          <w:marTop w:val="0"/>
          <w:marBottom w:val="0"/>
          <w:divBdr>
            <w:top w:val="none" w:sz="0" w:space="0" w:color="auto"/>
            <w:left w:val="none" w:sz="0" w:space="0" w:color="auto"/>
            <w:bottom w:val="none" w:sz="0" w:space="0" w:color="auto"/>
            <w:right w:val="none" w:sz="0" w:space="0" w:color="auto"/>
          </w:divBdr>
        </w:div>
        <w:div w:id="1273171659">
          <w:marLeft w:val="0"/>
          <w:marRight w:val="0"/>
          <w:marTop w:val="0"/>
          <w:marBottom w:val="0"/>
          <w:divBdr>
            <w:top w:val="none" w:sz="0" w:space="0" w:color="auto"/>
            <w:left w:val="none" w:sz="0" w:space="0" w:color="auto"/>
            <w:bottom w:val="none" w:sz="0" w:space="0" w:color="auto"/>
            <w:right w:val="none" w:sz="0" w:space="0" w:color="auto"/>
          </w:divBdr>
        </w:div>
        <w:div w:id="1311014796">
          <w:marLeft w:val="0"/>
          <w:marRight w:val="0"/>
          <w:marTop w:val="0"/>
          <w:marBottom w:val="0"/>
          <w:divBdr>
            <w:top w:val="none" w:sz="0" w:space="0" w:color="auto"/>
            <w:left w:val="none" w:sz="0" w:space="0" w:color="auto"/>
            <w:bottom w:val="none" w:sz="0" w:space="0" w:color="auto"/>
            <w:right w:val="none" w:sz="0" w:space="0" w:color="auto"/>
          </w:divBdr>
        </w:div>
        <w:div w:id="1381519861">
          <w:marLeft w:val="0"/>
          <w:marRight w:val="0"/>
          <w:marTop w:val="0"/>
          <w:marBottom w:val="0"/>
          <w:divBdr>
            <w:top w:val="none" w:sz="0" w:space="0" w:color="auto"/>
            <w:left w:val="none" w:sz="0" w:space="0" w:color="auto"/>
            <w:bottom w:val="none" w:sz="0" w:space="0" w:color="auto"/>
            <w:right w:val="none" w:sz="0" w:space="0" w:color="auto"/>
          </w:divBdr>
        </w:div>
        <w:div w:id="1474329466">
          <w:marLeft w:val="0"/>
          <w:marRight w:val="0"/>
          <w:marTop w:val="0"/>
          <w:marBottom w:val="0"/>
          <w:divBdr>
            <w:top w:val="none" w:sz="0" w:space="0" w:color="auto"/>
            <w:left w:val="none" w:sz="0" w:space="0" w:color="auto"/>
            <w:bottom w:val="none" w:sz="0" w:space="0" w:color="auto"/>
            <w:right w:val="none" w:sz="0" w:space="0" w:color="auto"/>
          </w:divBdr>
        </w:div>
        <w:div w:id="1817138462">
          <w:marLeft w:val="0"/>
          <w:marRight w:val="0"/>
          <w:marTop w:val="0"/>
          <w:marBottom w:val="0"/>
          <w:divBdr>
            <w:top w:val="none" w:sz="0" w:space="0" w:color="auto"/>
            <w:left w:val="none" w:sz="0" w:space="0" w:color="auto"/>
            <w:bottom w:val="none" w:sz="0" w:space="0" w:color="auto"/>
            <w:right w:val="none" w:sz="0" w:space="0" w:color="auto"/>
          </w:divBdr>
        </w:div>
        <w:div w:id="2039771486">
          <w:marLeft w:val="0"/>
          <w:marRight w:val="0"/>
          <w:marTop w:val="0"/>
          <w:marBottom w:val="0"/>
          <w:divBdr>
            <w:top w:val="none" w:sz="0" w:space="0" w:color="auto"/>
            <w:left w:val="none" w:sz="0" w:space="0" w:color="auto"/>
            <w:bottom w:val="none" w:sz="0" w:space="0" w:color="auto"/>
            <w:right w:val="none" w:sz="0" w:space="0" w:color="auto"/>
          </w:divBdr>
        </w:div>
      </w:divsChild>
    </w:div>
    <w:div w:id="1856378999">
      <w:bodyDiv w:val="1"/>
      <w:marLeft w:val="0"/>
      <w:marRight w:val="0"/>
      <w:marTop w:val="0"/>
      <w:marBottom w:val="0"/>
      <w:divBdr>
        <w:top w:val="none" w:sz="0" w:space="0" w:color="auto"/>
        <w:left w:val="none" w:sz="0" w:space="0" w:color="auto"/>
        <w:bottom w:val="none" w:sz="0" w:space="0" w:color="auto"/>
        <w:right w:val="none" w:sz="0" w:space="0" w:color="auto"/>
      </w:divBdr>
      <w:divsChild>
        <w:div w:id="377359620">
          <w:marLeft w:val="0"/>
          <w:marRight w:val="0"/>
          <w:marTop w:val="0"/>
          <w:marBottom w:val="0"/>
          <w:divBdr>
            <w:top w:val="none" w:sz="0" w:space="0" w:color="auto"/>
            <w:left w:val="none" w:sz="0" w:space="0" w:color="auto"/>
            <w:bottom w:val="none" w:sz="0" w:space="0" w:color="auto"/>
            <w:right w:val="none" w:sz="0" w:space="0" w:color="auto"/>
          </w:divBdr>
        </w:div>
        <w:div w:id="481385361">
          <w:marLeft w:val="0"/>
          <w:marRight w:val="0"/>
          <w:marTop w:val="0"/>
          <w:marBottom w:val="0"/>
          <w:divBdr>
            <w:top w:val="none" w:sz="0" w:space="0" w:color="auto"/>
            <w:left w:val="none" w:sz="0" w:space="0" w:color="auto"/>
            <w:bottom w:val="none" w:sz="0" w:space="0" w:color="auto"/>
            <w:right w:val="none" w:sz="0" w:space="0" w:color="auto"/>
          </w:divBdr>
        </w:div>
        <w:div w:id="1046225763">
          <w:marLeft w:val="0"/>
          <w:marRight w:val="0"/>
          <w:marTop w:val="0"/>
          <w:marBottom w:val="0"/>
          <w:divBdr>
            <w:top w:val="none" w:sz="0" w:space="0" w:color="auto"/>
            <w:left w:val="none" w:sz="0" w:space="0" w:color="auto"/>
            <w:bottom w:val="none" w:sz="0" w:space="0" w:color="auto"/>
            <w:right w:val="none" w:sz="0" w:space="0" w:color="auto"/>
          </w:divBdr>
        </w:div>
        <w:div w:id="1175076534">
          <w:marLeft w:val="0"/>
          <w:marRight w:val="0"/>
          <w:marTop w:val="0"/>
          <w:marBottom w:val="0"/>
          <w:divBdr>
            <w:top w:val="none" w:sz="0" w:space="0" w:color="auto"/>
            <w:left w:val="none" w:sz="0" w:space="0" w:color="auto"/>
            <w:bottom w:val="none" w:sz="0" w:space="0" w:color="auto"/>
            <w:right w:val="none" w:sz="0" w:space="0" w:color="auto"/>
          </w:divBdr>
        </w:div>
        <w:div w:id="1295794189">
          <w:marLeft w:val="0"/>
          <w:marRight w:val="0"/>
          <w:marTop w:val="0"/>
          <w:marBottom w:val="0"/>
          <w:divBdr>
            <w:top w:val="none" w:sz="0" w:space="0" w:color="auto"/>
            <w:left w:val="none" w:sz="0" w:space="0" w:color="auto"/>
            <w:bottom w:val="none" w:sz="0" w:space="0" w:color="auto"/>
            <w:right w:val="none" w:sz="0" w:space="0" w:color="auto"/>
          </w:divBdr>
        </w:div>
        <w:div w:id="1635331804">
          <w:marLeft w:val="0"/>
          <w:marRight w:val="0"/>
          <w:marTop w:val="0"/>
          <w:marBottom w:val="0"/>
          <w:divBdr>
            <w:top w:val="none" w:sz="0" w:space="0" w:color="auto"/>
            <w:left w:val="none" w:sz="0" w:space="0" w:color="auto"/>
            <w:bottom w:val="none" w:sz="0" w:space="0" w:color="auto"/>
            <w:right w:val="none" w:sz="0" w:space="0" w:color="auto"/>
          </w:divBdr>
        </w:div>
        <w:div w:id="1642078239">
          <w:marLeft w:val="0"/>
          <w:marRight w:val="0"/>
          <w:marTop w:val="0"/>
          <w:marBottom w:val="0"/>
          <w:divBdr>
            <w:top w:val="none" w:sz="0" w:space="0" w:color="auto"/>
            <w:left w:val="none" w:sz="0" w:space="0" w:color="auto"/>
            <w:bottom w:val="none" w:sz="0" w:space="0" w:color="auto"/>
            <w:right w:val="none" w:sz="0" w:space="0" w:color="auto"/>
          </w:divBdr>
        </w:div>
      </w:divsChild>
    </w:div>
    <w:div w:id="2011835178">
      <w:bodyDiv w:val="1"/>
      <w:marLeft w:val="0"/>
      <w:marRight w:val="0"/>
      <w:marTop w:val="0"/>
      <w:marBottom w:val="0"/>
      <w:divBdr>
        <w:top w:val="none" w:sz="0" w:space="0" w:color="auto"/>
        <w:left w:val="none" w:sz="0" w:space="0" w:color="auto"/>
        <w:bottom w:val="none" w:sz="0" w:space="0" w:color="auto"/>
        <w:right w:val="none" w:sz="0" w:space="0" w:color="auto"/>
      </w:divBdr>
      <w:divsChild>
        <w:div w:id="306789230">
          <w:marLeft w:val="0"/>
          <w:marRight w:val="0"/>
          <w:marTop w:val="0"/>
          <w:marBottom w:val="0"/>
          <w:divBdr>
            <w:top w:val="none" w:sz="0" w:space="0" w:color="auto"/>
            <w:left w:val="none" w:sz="0" w:space="0" w:color="auto"/>
            <w:bottom w:val="none" w:sz="0" w:space="0" w:color="auto"/>
            <w:right w:val="none" w:sz="0" w:space="0" w:color="auto"/>
          </w:divBdr>
        </w:div>
        <w:div w:id="1837498578">
          <w:marLeft w:val="0"/>
          <w:marRight w:val="0"/>
          <w:marTop w:val="0"/>
          <w:marBottom w:val="0"/>
          <w:divBdr>
            <w:top w:val="none" w:sz="0" w:space="0" w:color="auto"/>
            <w:left w:val="none" w:sz="0" w:space="0" w:color="auto"/>
            <w:bottom w:val="none" w:sz="0" w:space="0" w:color="auto"/>
            <w:right w:val="none" w:sz="0" w:space="0" w:color="auto"/>
          </w:divBdr>
        </w:div>
        <w:div w:id="20748120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customXml" Target="../customXml/item4.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824721C6EC1D14D9A2586BA09E3D5BA" ma:contentTypeVersion="13" ma:contentTypeDescription="Create a new document." ma:contentTypeScope="" ma:versionID="068ceeafa066d3c700da68294cd9da7b">
  <xsd:schema xmlns:xsd="http://www.w3.org/2001/XMLSchema" xmlns:xs="http://www.w3.org/2001/XMLSchema" xmlns:p="http://schemas.microsoft.com/office/2006/metadata/properties" xmlns:ns2="dea94fd1-0f8e-4d18-a04a-e8dda3a7caf3" xmlns:ns3="fd4d1d9d-4313-4d0b-b167-f3ba3f2baa46" targetNamespace="http://schemas.microsoft.com/office/2006/metadata/properties" ma:root="true" ma:fieldsID="dcb61c6a90797f1b76ce7cf2036ebc38" ns2:_="" ns3:_="">
    <xsd:import namespace="dea94fd1-0f8e-4d18-a04a-e8dda3a7caf3"/>
    <xsd:import namespace="fd4d1d9d-4313-4d0b-b167-f3ba3f2baa4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a94fd1-0f8e-4d18-a04a-e8dda3a7ca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564b8f0a-f075-4faa-88c7-1e114be372f2"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d4d1d9d-4313-4d0b-b167-f3ba3f2baa46"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34e34c09-7cf1-4142-b1ef-05a25fd9b900}" ma:internalName="TaxCatchAll" ma:showField="CatchAllData" ma:web="fd4d1d9d-4313-4d0b-b167-f3ba3f2baa4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ea94fd1-0f8e-4d18-a04a-e8dda3a7caf3">
      <Terms xmlns="http://schemas.microsoft.com/office/infopath/2007/PartnerControls"/>
    </lcf76f155ced4ddcb4097134ff3c332f>
    <TaxCatchAll xmlns="fd4d1d9d-4313-4d0b-b167-f3ba3f2baa46" xsi:nil="true"/>
  </documentManagement>
</p:properties>
</file>

<file path=customXml/itemProps1.xml><?xml version="1.0" encoding="utf-8"?>
<ds:datastoreItem xmlns:ds="http://schemas.openxmlformats.org/officeDocument/2006/customXml" ds:itemID="{77B199C5-9161-4602-945E-5966DD94A172}">
  <ds:schemaRefs>
    <ds:schemaRef ds:uri="http://schemas.openxmlformats.org/officeDocument/2006/bibliography"/>
  </ds:schemaRefs>
</ds:datastoreItem>
</file>

<file path=customXml/itemProps2.xml><?xml version="1.0" encoding="utf-8"?>
<ds:datastoreItem xmlns:ds="http://schemas.openxmlformats.org/officeDocument/2006/customXml" ds:itemID="{F6D9C68A-FC7F-4EF7-872A-ECE0E0C6AF19}"/>
</file>

<file path=customXml/itemProps3.xml><?xml version="1.0" encoding="utf-8"?>
<ds:datastoreItem xmlns:ds="http://schemas.openxmlformats.org/officeDocument/2006/customXml" ds:itemID="{DDDCDA35-E240-48EA-B00B-A1351C4BF280}"/>
</file>

<file path=customXml/itemProps4.xml><?xml version="1.0" encoding="utf-8"?>
<ds:datastoreItem xmlns:ds="http://schemas.openxmlformats.org/officeDocument/2006/customXml" ds:itemID="{A89E5459-5211-4F72-BB04-2964E32A61FF}"/>
</file>

<file path=docProps/app.xml><?xml version="1.0" encoding="utf-8"?>
<Properties xmlns="http://schemas.openxmlformats.org/officeDocument/2006/extended-properties" xmlns:vt="http://schemas.openxmlformats.org/officeDocument/2006/docPropsVTypes">
  <Template>Normal.dotm</Template>
  <TotalTime>0</TotalTime>
  <Pages>2</Pages>
  <Words>1294</Words>
  <Characters>7380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8657</CharactersWithSpaces>
  <SharedDoc>false</SharedDoc>
  <HLinks>
    <vt:vector size="6" baseType="variant">
      <vt:variant>
        <vt:i4>7340080</vt:i4>
      </vt:variant>
      <vt:variant>
        <vt:i4>0</vt:i4>
      </vt:variant>
      <vt:variant>
        <vt:i4>0</vt:i4>
      </vt:variant>
      <vt:variant>
        <vt:i4>5</vt:i4>
      </vt:variant>
      <vt:variant>
        <vt:lpwstr>https://research.uq.edu.au/research-support/research-management/funding-schemes/australian-research-council-arc/arc-discovery-projects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2020-10-07T09:10:00Z</dcterms:created>
  <dcterms:modified xsi:type="dcterms:W3CDTF">2020-10-12T03:55:00Z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0x010100D824721C6EC1D14D9A2586BA09E3D5BA</vt:lpwstr>
  </property>
  <property fmtid="{D5CDD505-2E9C-101B-9397-08002B2CF9AE}" pid="3" name="Order">
    <vt:r8>5194100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MediaServiceImageTags">
    <vt:lpwstr/>
  </property>
</Properties>
</file>